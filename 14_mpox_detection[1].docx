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A8280" w14:textId="77777777" w:rsidR="00CC7E49" w:rsidRPr="00CC7E49" w:rsidRDefault="008E66D0" w:rsidP="00CC7E49">
      <w:pPr>
        <w:tabs>
          <w:tab w:val="left" w:pos="2808"/>
        </w:tabs>
        <w:spacing w:after="160" w:line="259" w:lineRule="auto"/>
        <w:rPr>
          <w:rFonts w:eastAsia="Calibri"/>
          <w:b/>
          <w:sz w:val="32"/>
          <w:szCs w:val="32"/>
          <w:lang w:val="en-IN"/>
        </w:rPr>
      </w:pPr>
      <w:bookmarkStart w:id="0" w:name="_Hlk133270617"/>
      <w:r>
        <w:rPr>
          <w:rFonts w:eastAsia="Calibri"/>
          <w:b/>
          <w:sz w:val="32"/>
          <w:szCs w:val="32"/>
          <w:lang w:val="en-IN"/>
        </w:rPr>
        <w:t>M</w:t>
      </w:r>
      <w:r w:rsidR="00062658">
        <w:rPr>
          <w:rFonts w:eastAsia="Calibri"/>
          <w:b/>
          <w:sz w:val="32"/>
          <w:szCs w:val="32"/>
          <w:lang w:val="en-IN"/>
        </w:rPr>
        <w:t xml:space="preserve">ONKEY </w:t>
      </w:r>
      <w:r>
        <w:rPr>
          <w:rFonts w:eastAsia="Calibri"/>
          <w:b/>
          <w:sz w:val="32"/>
          <w:szCs w:val="32"/>
          <w:lang w:val="en-IN"/>
        </w:rPr>
        <w:t>POX</w:t>
      </w:r>
      <w:r w:rsidR="00CC7E49" w:rsidRPr="00CC7E49">
        <w:rPr>
          <w:rFonts w:eastAsia="Calibri"/>
          <w:b/>
          <w:sz w:val="32"/>
          <w:szCs w:val="32"/>
          <w:lang w:val="en-IN"/>
        </w:rPr>
        <w:t xml:space="preserve"> </w:t>
      </w:r>
      <w:del w:id="1" w:author="Naveed Sharief" w:date="2023-04-25T02:15:00Z">
        <w:r w:rsidR="00062658" w:rsidDel="00055E81">
          <w:rPr>
            <w:rFonts w:eastAsia="Calibri"/>
            <w:b/>
            <w:sz w:val="32"/>
            <w:szCs w:val="32"/>
            <w:lang w:val="en-IN"/>
          </w:rPr>
          <w:delText>CLASSIFICATION</w:delText>
        </w:r>
        <w:r w:rsidR="00CC7E49" w:rsidRPr="00CC7E49" w:rsidDel="00055E81">
          <w:rPr>
            <w:rFonts w:eastAsia="Calibri"/>
            <w:b/>
            <w:sz w:val="32"/>
            <w:szCs w:val="32"/>
            <w:lang w:val="en-IN"/>
          </w:rPr>
          <w:delText xml:space="preserve"> </w:delText>
        </w:r>
      </w:del>
      <w:ins w:id="2" w:author="Naveed Sharief" w:date="2023-04-25T02:15:00Z">
        <w:r w:rsidR="00055E81">
          <w:rPr>
            <w:rFonts w:eastAsia="Calibri"/>
            <w:b/>
            <w:sz w:val="32"/>
            <w:szCs w:val="32"/>
            <w:lang w:val="en-IN"/>
          </w:rPr>
          <w:t>DETECTION</w:t>
        </w:r>
        <w:r w:rsidR="00055E81" w:rsidRPr="00CC7E49">
          <w:rPr>
            <w:rFonts w:eastAsia="Calibri"/>
            <w:b/>
            <w:sz w:val="32"/>
            <w:szCs w:val="32"/>
            <w:lang w:val="en-IN"/>
          </w:rPr>
          <w:t xml:space="preserve"> </w:t>
        </w:r>
      </w:ins>
      <w:r w:rsidR="00CC7E49" w:rsidRPr="00CC7E49">
        <w:rPr>
          <w:rFonts w:eastAsia="Calibri"/>
          <w:b/>
          <w:sz w:val="32"/>
          <w:szCs w:val="32"/>
          <w:lang w:val="en-IN"/>
        </w:rPr>
        <w:t>USING MACHINE LEARNING ALGORITHMS</w:t>
      </w:r>
    </w:p>
    <w:bookmarkEnd w:id="0"/>
    <w:p w14:paraId="082D4723" w14:textId="77777777" w:rsidR="00CC7E49" w:rsidRPr="00CC7E49" w:rsidRDefault="00CC7E49" w:rsidP="00CC7E49">
      <w:pPr>
        <w:spacing w:after="160" w:line="259" w:lineRule="auto"/>
        <w:rPr>
          <w:rFonts w:eastAsia="Calibri"/>
          <w:b/>
          <w:sz w:val="32"/>
          <w:szCs w:val="32"/>
          <w:lang w:val="en-IN"/>
        </w:rPr>
      </w:pPr>
    </w:p>
    <w:p w14:paraId="4C0ECD00" w14:textId="77777777" w:rsidR="00CC7E49" w:rsidRPr="00CC7E49" w:rsidRDefault="00CC7E49" w:rsidP="00CC7E49">
      <w:pPr>
        <w:rPr>
          <w:sz w:val="28"/>
          <w:szCs w:val="28"/>
          <w:lang w:val="en-IN"/>
        </w:rPr>
      </w:pPr>
      <w:r w:rsidRPr="00CC7E49">
        <w:rPr>
          <w:sz w:val="28"/>
          <w:szCs w:val="28"/>
        </w:rPr>
        <w:t>A Course Project report submitted</w:t>
      </w:r>
    </w:p>
    <w:p w14:paraId="6EDB572F" w14:textId="77777777" w:rsidR="00CC7E49" w:rsidRPr="00CC7E49" w:rsidRDefault="00CC7E49" w:rsidP="00CC7E49">
      <w:pPr>
        <w:rPr>
          <w:sz w:val="28"/>
          <w:szCs w:val="28"/>
        </w:rPr>
      </w:pPr>
      <w:r w:rsidRPr="00CC7E49">
        <w:rPr>
          <w:sz w:val="28"/>
          <w:szCs w:val="28"/>
        </w:rPr>
        <w:t>in partial fulfillment of requirement for the award of degree</w:t>
      </w:r>
    </w:p>
    <w:p w14:paraId="6FAC8C46" w14:textId="77777777" w:rsidR="00CC7E49" w:rsidRPr="00CC7E49" w:rsidRDefault="00CC7E49" w:rsidP="00CC7E49">
      <w:pPr>
        <w:rPr>
          <w:rFonts w:eastAsia="Calibri"/>
          <w:sz w:val="24"/>
          <w:szCs w:val="24"/>
          <w:lang w:val="en-IN"/>
        </w:rPr>
      </w:pPr>
    </w:p>
    <w:p w14:paraId="498E5057" w14:textId="77777777" w:rsidR="00CC7E49" w:rsidRPr="00CC7E49" w:rsidRDefault="00CC7E49" w:rsidP="00CC7E49">
      <w:pPr>
        <w:rPr>
          <w:rFonts w:eastAsia="Calibri"/>
          <w:sz w:val="24"/>
          <w:szCs w:val="24"/>
          <w:lang w:val="en-IN"/>
        </w:rPr>
      </w:pPr>
    </w:p>
    <w:p w14:paraId="73ACFDA2" w14:textId="77777777" w:rsidR="00CC7E49" w:rsidRPr="00CC7E49" w:rsidRDefault="00CC7E49" w:rsidP="00CC7E49">
      <w:pPr>
        <w:spacing w:after="103" w:line="259" w:lineRule="auto"/>
        <w:rPr>
          <w:rFonts w:eastAsia="Calibri"/>
          <w:b/>
          <w:sz w:val="28"/>
          <w:szCs w:val="28"/>
          <w:lang w:val="en-IN"/>
        </w:rPr>
      </w:pPr>
      <w:r w:rsidRPr="00CC7E49">
        <w:rPr>
          <w:rFonts w:eastAsia="Calibri"/>
          <w:b/>
          <w:sz w:val="28"/>
          <w:szCs w:val="28"/>
          <w:lang w:val="en-IN"/>
        </w:rPr>
        <w:t>BACHELOR OF TECHNOLOGY</w:t>
      </w:r>
    </w:p>
    <w:p w14:paraId="4E8B1C7F" w14:textId="77777777" w:rsidR="00CC7E49" w:rsidRPr="00CC7E49" w:rsidRDefault="00CC7E49" w:rsidP="00CC7E49">
      <w:pPr>
        <w:rPr>
          <w:sz w:val="24"/>
          <w:szCs w:val="24"/>
        </w:rPr>
      </w:pPr>
      <w:r w:rsidRPr="00CC7E49">
        <w:rPr>
          <w:sz w:val="24"/>
          <w:szCs w:val="24"/>
        </w:rPr>
        <w:t>in</w:t>
      </w:r>
    </w:p>
    <w:p w14:paraId="49D11CA9" w14:textId="77777777" w:rsidR="00CC7E49" w:rsidRPr="00CC7E49" w:rsidRDefault="00CC7E49" w:rsidP="00CC7E49">
      <w:pPr>
        <w:spacing w:after="103" w:line="259" w:lineRule="auto"/>
        <w:rPr>
          <w:rFonts w:eastAsia="Calibri"/>
          <w:b/>
          <w:sz w:val="28"/>
          <w:szCs w:val="28"/>
          <w:lang w:val="en-IN"/>
        </w:rPr>
      </w:pPr>
      <w:r w:rsidRPr="00CC7E49">
        <w:rPr>
          <w:rFonts w:eastAsia="Calibri"/>
          <w:b/>
          <w:sz w:val="28"/>
          <w:szCs w:val="28"/>
          <w:lang w:val="en-IN"/>
        </w:rPr>
        <w:t>ARTIFICIAL INTELLIGENCE AND MACHINE LEARNING</w:t>
      </w:r>
    </w:p>
    <w:p w14:paraId="76456824" w14:textId="77777777" w:rsidR="00CC7E49" w:rsidRPr="00CC7E49" w:rsidRDefault="00CC7E49" w:rsidP="00CC7E49">
      <w:pPr>
        <w:spacing w:after="103" w:line="259" w:lineRule="auto"/>
        <w:jc w:val="left"/>
        <w:rPr>
          <w:rFonts w:eastAsia="Calibri"/>
          <w:b/>
          <w:sz w:val="32"/>
          <w:szCs w:val="32"/>
          <w:lang w:val="en-IN"/>
        </w:rPr>
      </w:pPr>
    </w:p>
    <w:p w14:paraId="5FB92ABB" w14:textId="77777777" w:rsidR="00CC7E49" w:rsidRPr="00CC7E49" w:rsidRDefault="00CC7E49" w:rsidP="00CC7E49">
      <w:pPr>
        <w:spacing w:after="103" w:line="259" w:lineRule="auto"/>
        <w:rPr>
          <w:rFonts w:eastAsia="Calibri"/>
          <w:sz w:val="24"/>
          <w:szCs w:val="24"/>
          <w:lang w:val="en-IN"/>
        </w:rPr>
      </w:pPr>
      <w:r w:rsidRPr="00CC7E49">
        <w:rPr>
          <w:rFonts w:eastAsia="Calibri"/>
          <w:sz w:val="24"/>
          <w:szCs w:val="24"/>
          <w:lang w:val="en-IN"/>
        </w:rPr>
        <w:t>by</w:t>
      </w:r>
    </w:p>
    <w:p w14:paraId="5DA9394C" w14:textId="77777777" w:rsidR="00CC7E49" w:rsidRPr="00CC7E49" w:rsidRDefault="00CC7E49" w:rsidP="00CC7E49">
      <w:pPr>
        <w:spacing w:after="103" w:line="259" w:lineRule="auto"/>
        <w:ind w:left="360"/>
        <w:rPr>
          <w:rFonts w:ascii="Calibri" w:eastAsia="Calibri" w:hAnsi="Calibri"/>
          <w:lang w:val="en-IN"/>
        </w:rPr>
      </w:pPr>
    </w:p>
    <w:p w14:paraId="400811FE" w14:textId="77777777" w:rsidR="00CC7E49" w:rsidRPr="00CC7E49" w:rsidRDefault="00CC7E49" w:rsidP="00CC7E49">
      <w:pPr>
        <w:spacing w:after="160" w:line="259" w:lineRule="auto"/>
        <w:ind w:firstLine="720"/>
        <w:jc w:val="left"/>
        <w:rPr>
          <w:rFonts w:eastAsia="Calibri"/>
          <w:sz w:val="24"/>
          <w:szCs w:val="24"/>
          <w:lang w:val="en-IN"/>
        </w:rPr>
      </w:pPr>
      <w:r w:rsidRPr="00CC7E49">
        <w:rPr>
          <w:rFonts w:eastAsia="Calibri"/>
          <w:sz w:val="24"/>
          <w:szCs w:val="24"/>
          <w:lang w:val="en-IN"/>
        </w:rPr>
        <w:t>MOHAMMED NAVEED SHARIEF</w:t>
      </w:r>
      <w:r w:rsidRPr="00CC7E49">
        <w:rPr>
          <w:rFonts w:eastAsia="Calibri"/>
          <w:sz w:val="24"/>
          <w:szCs w:val="24"/>
          <w:lang w:val="en-IN"/>
        </w:rPr>
        <w:tab/>
      </w:r>
      <w:r w:rsidRPr="00CC7E49">
        <w:rPr>
          <w:rFonts w:eastAsia="Calibri"/>
          <w:sz w:val="24"/>
          <w:szCs w:val="24"/>
          <w:lang w:val="en-IN"/>
        </w:rPr>
        <w:tab/>
      </w:r>
      <w:r w:rsidRPr="00CC7E49">
        <w:rPr>
          <w:rFonts w:eastAsia="Calibri"/>
          <w:sz w:val="24"/>
          <w:szCs w:val="24"/>
          <w:lang w:val="en-IN"/>
        </w:rPr>
        <w:tab/>
      </w:r>
      <w:r w:rsidRPr="00CC7E49">
        <w:rPr>
          <w:rFonts w:eastAsia="Calibri"/>
          <w:sz w:val="24"/>
          <w:szCs w:val="24"/>
          <w:lang w:val="en-IN"/>
        </w:rPr>
        <w:tab/>
        <w:t>(2103A52159)</w:t>
      </w:r>
    </w:p>
    <w:p w14:paraId="10A72102" w14:textId="77777777" w:rsidR="00CC7E49" w:rsidRPr="00CC7E49" w:rsidRDefault="00CC7E49" w:rsidP="00CC7E49">
      <w:pPr>
        <w:spacing w:after="160" w:line="259" w:lineRule="auto"/>
        <w:ind w:firstLine="720"/>
        <w:jc w:val="left"/>
        <w:rPr>
          <w:rFonts w:eastAsia="Calibri"/>
          <w:sz w:val="24"/>
          <w:szCs w:val="24"/>
          <w:lang w:val="en-IN"/>
        </w:rPr>
      </w:pPr>
      <w:r w:rsidRPr="00CC7E49">
        <w:rPr>
          <w:rFonts w:eastAsia="Calibri"/>
          <w:sz w:val="24"/>
          <w:szCs w:val="24"/>
          <w:lang w:val="en-IN"/>
        </w:rPr>
        <w:t>KOKKIRALA AJAY RAO</w:t>
      </w:r>
      <w:r w:rsidRPr="00CC7E49">
        <w:rPr>
          <w:rFonts w:eastAsia="Calibri"/>
          <w:sz w:val="24"/>
          <w:szCs w:val="24"/>
          <w:lang w:val="en-IN"/>
        </w:rPr>
        <w:tab/>
      </w:r>
      <w:r w:rsidRPr="00CC7E49">
        <w:rPr>
          <w:rFonts w:eastAsia="Calibri"/>
          <w:sz w:val="24"/>
          <w:szCs w:val="24"/>
          <w:lang w:val="en-IN"/>
        </w:rPr>
        <w:tab/>
      </w:r>
      <w:r w:rsidRPr="00CC7E49">
        <w:rPr>
          <w:rFonts w:eastAsia="Calibri"/>
          <w:sz w:val="24"/>
          <w:szCs w:val="24"/>
          <w:lang w:val="en-IN"/>
        </w:rPr>
        <w:tab/>
      </w:r>
      <w:r w:rsidRPr="00CC7E49">
        <w:rPr>
          <w:rFonts w:eastAsia="Calibri"/>
          <w:sz w:val="24"/>
          <w:szCs w:val="24"/>
          <w:lang w:val="en-IN"/>
        </w:rPr>
        <w:tab/>
      </w:r>
      <w:r w:rsidRPr="00CC7E49">
        <w:rPr>
          <w:rFonts w:eastAsia="Calibri"/>
          <w:sz w:val="24"/>
          <w:szCs w:val="24"/>
          <w:lang w:val="en-IN"/>
        </w:rPr>
        <w:tab/>
        <w:t>(2103A52147)</w:t>
      </w:r>
    </w:p>
    <w:p w14:paraId="76A9F422" w14:textId="77777777" w:rsidR="00CC7E49" w:rsidRPr="00CC7E49" w:rsidRDefault="00062658" w:rsidP="00CC7E49">
      <w:pPr>
        <w:spacing w:after="160" w:line="259" w:lineRule="auto"/>
        <w:ind w:firstLine="720"/>
        <w:jc w:val="left"/>
        <w:rPr>
          <w:rFonts w:eastAsia="Calibri"/>
          <w:sz w:val="24"/>
          <w:szCs w:val="24"/>
          <w:lang w:val="en-IN"/>
        </w:rPr>
      </w:pPr>
      <w:bookmarkStart w:id="3" w:name="_Hlk133270630"/>
      <w:r w:rsidRPr="00062658">
        <w:rPr>
          <w:rFonts w:eastAsia="Calibri"/>
          <w:sz w:val="24"/>
          <w:szCs w:val="24"/>
          <w:lang w:val="en-IN"/>
        </w:rPr>
        <w:t>GUMPULA SRIHARSHINI</w:t>
      </w:r>
      <w:r w:rsidR="00CC7E49" w:rsidRPr="00CC7E49">
        <w:rPr>
          <w:rFonts w:eastAsia="Calibri"/>
          <w:sz w:val="24"/>
          <w:szCs w:val="24"/>
          <w:lang w:val="en-IN"/>
        </w:rPr>
        <w:tab/>
      </w:r>
      <w:bookmarkEnd w:id="3"/>
      <w:r w:rsidR="00CC7E49" w:rsidRPr="00CC7E49">
        <w:rPr>
          <w:rFonts w:eastAsia="Calibri"/>
          <w:sz w:val="24"/>
          <w:szCs w:val="24"/>
          <w:lang w:val="en-IN"/>
        </w:rPr>
        <w:tab/>
      </w:r>
      <w:r w:rsidR="00CC7E49" w:rsidRPr="00CC7E49">
        <w:rPr>
          <w:rFonts w:eastAsia="Calibri"/>
          <w:sz w:val="24"/>
          <w:szCs w:val="24"/>
          <w:lang w:val="en-IN"/>
        </w:rPr>
        <w:tab/>
      </w:r>
      <w:r>
        <w:rPr>
          <w:rFonts w:eastAsia="Calibri"/>
          <w:sz w:val="24"/>
          <w:szCs w:val="24"/>
          <w:lang w:val="en-IN"/>
        </w:rPr>
        <w:tab/>
      </w:r>
      <w:r>
        <w:rPr>
          <w:rFonts w:eastAsia="Calibri"/>
          <w:sz w:val="24"/>
          <w:szCs w:val="24"/>
          <w:lang w:val="en-IN"/>
        </w:rPr>
        <w:tab/>
      </w:r>
      <w:r w:rsidR="00CC7E49" w:rsidRPr="00CC7E49">
        <w:rPr>
          <w:rFonts w:eastAsia="Calibri"/>
          <w:sz w:val="24"/>
          <w:szCs w:val="24"/>
          <w:lang w:val="en-IN"/>
        </w:rPr>
        <w:t>(2103A521</w:t>
      </w:r>
      <w:r>
        <w:rPr>
          <w:rFonts w:eastAsia="Calibri"/>
          <w:sz w:val="24"/>
          <w:szCs w:val="24"/>
          <w:lang w:val="en-IN"/>
        </w:rPr>
        <w:t>37</w:t>
      </w:r>
      <w:r w:rsidR="00CC7E49" w:rsidRPr="00CC7E49">
        <w:rPr>
          <w:rFonts w:eastAsia="Calibri"/>
          <w:sz w:val="24"/>
          <w:szCs w:val="24"/>
          <w:lang w:val="en-IN"/>
        </w:rPr>
        <w:t>)</w:t>
      </w:r>
    </w:p>
    <w:p w14:paraId="7107B535" w14:textId="77777777" w:rsidR="00CC7E49" w:rsidRPr="00CC7E49" w:rsidRDefault="00CC7E49" w:rsidP="00CC7E49">
      <w:pPr>
        <w:spacing w:after="160" w:line="259" w:lineRule="auto"/>
        <w:ind w:left="720" w:firstLine="720"/>
        <w:jc w:val="left"/>
        <w:rPr>
          <w:rFonts w:ascii="Calibri" w:eastAsia="Calibri" w:hAnsi="Calibri"/>
          <w:lang w:val="en-IN"/>
        </w:rPr>
      </w:pPr>
    </w:p>
    <w:p w14:paraId="4FBFB202" w14:textId="77777777" w:rsidR="00CC7E49" w:rsidRPr="00CC7E49" w:rsidRDefault="00CC7E49" w:rsidP="00CC7E49">
      <w:pPr>
        <w:spacing w:after="160" w:line="259" w:lineRule="auto"/>
        <w:ind w:left="720" w:firstLine="720"/>
        <w:jc w:val="left"/>
        <w:rPr>
          <w:rFonts w:ascii="Calibri" w:eastAsia="Calibri" w:hAnsi="Calibri"/>
          <w:lang w:val="en-IN"/>
        </w:rPr>
      </w:pPr>
    </w:p>
    <w:p w14:paraId="081CC508" w14:textId="77777777" w:rsidR="00CC7E49" w:rsidRPr="00CC7E49" w:rsidRDefault="00CC7E49" w:rsidP="00CC7E49">
      <w:pPr>
        <w:spacing w:after="160" w:line="259" w:lineRule="auto"/>
        <w:ind w:left="720" w:firstLine="720"/>
        <w:jc w:val="left"/>
        <w:rPr>
          <w:rFonts w:ascii="Calibri" w:eastAsia="Calibri" w:hAnsi="Calibri"/>
          <w:lang w:val="en-IN"/>
        </w:rPr>
      </w:pPr>
    </w:p>
    <w:p w14:paraId="52BF7043" w14:textId="77777777" w:rsidR="00CC7E49" w:rsidRPr="00CC7E49" w:rsidRDefault="00CC7E49" w:rsidP="00CC7E49">
      <w:pPr>
        <w:spacing w:after="139" w:line="259" w:lineRule="auto"/>
        <w:rPr>
          <w:rFonts w:eastAsia="Calibri"/>
          <w:sz w:val="24"/>
          <w:szCs w:val="24"/>
          <w:lang w:val="en-IN"/>
        </w:rPr>
      </w:pPr>
      <w:r w:rsidRPr="00CC7E49">
        <w:rPr>
          <w:rFonts w:eastAsia="Calibri"/>
          <w:sz w:val="24"/>
          <w:szCs w:val="24"/>
          <w:lang w:val="en-IN"/>
        </w:rPr>
        <w:t>Under the guidance of</w:t>
      </w:r>
    </w:p>
    <w:p w14:paraId="1542A890" w14:textId="77777777" w:rsidR="00CC7E49" w:rsidRPr="00CC7E49" w:rsidRDefault="00CC7E49" w:rsidP="00CC7E49">
      <w:pPr>
        <w:spacing w:after="160" w:line="259" w:lineRule="auto"/>
        <w:rPr>
          <w:rFonts w:eastAsia="Calibri"/>
          <w:b/>
          <w:sz w:val="24"/>
          <w:szCs w:val="24"/>
          <w:lang w:val="en-IN"/>
        </w:rPr>
      </w:pPr>
      <w:bookmarkStart w:id="4" w:name="_Hlk122163060"/>
      <w:r w:rsidRPr="00CC7E49">
        <w:rPr>
          <w:rFonts w:eastAsia="Calibri"/>
          <w:b/>
          <w:sz w:val="24"/>
          <w:szCs w:val="24"/>
          <w:lang w:val="en-IN"/>
        </w:rPr>
        <w:t>Mr. D. Ramesh</w:t>
      </w:r>
    </w:p>
    <w:bookmarkEnd w:id="4"/>
    <w:p w14:paraId="39495735" w14:textId="77777777" w:rsidR="00CC7E49" w:rsidRPr="00CC7E49" w:rsidRDefault="00CC7E49" w:rsidP="00CC7E49">
      <w:pPr>
        <w:rPr>
          <w:sz w:val="24"/>
          <w:szCs w:val="24"/>
        </w:rPr>
      </w:pPr>
      <w:r w:rsidRPr="00CC7E49">
        <w:rPr>
          <w:sz w:val="24"/>
          <w:szCs w:val="24"/>
        </w:rPr>
        <w:t>Assistant Professor, Department of CSE.</w:t>
      </w:r>
    </w:p>
    <w:p w14:paraId="4DA35D40" w14:textId="77777777" w:rsidR="00CC7E49" w:rsidRPr="00CC7E49" w:rsidRDefault="00CC7E49" w:rsidP="00CC7E49">
      <w:pPr>
        <w:spacing w:after="160" w:line="259" w:lineRule="auto"/>
        <w:rPr>
          <w:rFonts w:ascii="Calibri" w:eastAsia="Calibri" w:hAnsi="Calibri"/>
          <w:noProof/>
          <w:lang w:val="en-IN"/>
        </w:rPr>
      </w:pPr>
    </w:p>
    <w:p w14:paraId="0F3D47A8" w14:textId="77777777" w:rsidR="00CC7E49" w:rsidRPr="00CC7E49" w:rsidRDefault="00CC7E49" w:rsidP="00CC7E49">
      <w:pPr>
        <w:spacing w:after="160" w:line="259" w:lineRule="auto"/>
        <w:rPr>
          <w:rFonts w:ascii="Calibri" w:eastAsia="Calibri" w:hAnsi="Calibri"/>
          <w:noProof/>
          <w:lang w:val="en-IN"/>
        </w:rPr>
      </w:pPr>
      <w:bookmarkStart w:id="5" w:name="_Hlk121209806"/>
    </w:p>
    <w:p w14:paraId="3CF29E9F" w14:textId="77777777" w:rsidR="00CC7E49" w:rsidRPr="00CC7E49" w:rsidRDefault="00000000" w:rsidP="00CC7E49">
      <w:pPr>
        <w:spacing w:after="160" w:line="259" w:lineRule="auto"/>
        <w:rPr>
          <w:rFonts w:ascii="Calibri" w:eastAsia="Calibri" w:hAnsi="Calibri"/>
          <w:noProof/>
          <w:lang w:val="en-IN"/>
        </w:rPr>
      </w:pPr>
      <w:r>
        <w:rPr>
          <w:noProof/>
        </w:rPr>
        <w:pict w14:anchorId="3720FB71">
          <v:group id="Group 15" o:spid="_x0000_s2178" style="position:absolute;left:0;text-align:left;margin-left:183.4pt;margin-top:32.9pt;width:258pt;height:57.35pt;z-index:-251650560;mso-wrap-distance-left:0;mso-wrap-distance-right:0;mso-position-horizontal-relative:page" coordorigin="3674,266" coordsize="4931,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179" type="#_x0000_t75" style="position:absolute;left:3674;top:424;width:4931;height: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">
              <v:imagedata r:id="rId8" o:title=""/>
            </v:shape>
            <v:shape id="Picture 7" o:spid="_x0000_s2180" type="#_x0000_t75" style="position:absolute;left:4324;top:265;width:199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">
              <v:imagedata r:id="rId9" o:title=""/>
            </v:shape>
            <w10:wrap type="topAndBottom" anchorx="page"/>
          </v:group>
        </w:pict>
      </w:r>
    </w:p>
    <w:p w14:paraId="42BC0225" w14:textId="77777777" w:rsidR="00CC7E49" w:rsidRPr="00CC7E49" w:rsidRDefault="00CC7E49" w:rsidP="00CC7E49">
      <w:pPr>
        <w:jc w:val="left"/>
        <w:rPr>
          <w:sz w:val="19"/>
          <w:szCs w:val="24"/>
        </w:rPr>
      </w:pPr>
    </w:p>
    <w:p w14:paraId="41AB0AC0" w14:textId="77777777" w:rsidR="00CC7E49" w:rsidRPr="00CC7E49" w:rsidRDefault="00CC7E49" w:rsidP="00CC7E49">
      <w:pPr>
        <w:rPr>
          <w:b/>
          <w:sz w:val="28"/>
        </w:rPr>
      </w:pPr>
      <w:bookmarkStart w:id="6" w:name="Department_of_Computer_Science_and_Artif"/>
      <w:bookmarkEnd w:id="6"/>
      <w:r w:rsidRPr="00CC7E49">
        <w:rPr>
          <w:b/>
          <w:sz w:val="28"/>
        </w:rPr>
        <w:t>Department of Computer Science and Artificial Intelligence</w:t>
      </w:r>
    </w:p>
    <w:bookmarkEnd w:id="5"/>
    <w:p w14:paraId="59C84243" w14:textId="77777777" w:rsidR="00D20417" w:rsidRDefault="00D20417" w:rsidP="00D20417">
      <w:pPr>
        <w:spacing w:after="160" w:line="259" w:lineRule="auto"/>
        <w:jc w:val="both"/>
        <w:rPr>
          <w:rFonts w:ascii="Calibri" w:eastAsia="Calibri" w:hAnsi="Calibri"/>
          <w:noProof/>
          <w:lang w:val="en-IN"/>
        </w:rPr>
      </w:pPr>
    </w:p>
    <w:p w14:paraId="72A2EE5C" w14:textId="77777777" w:rsidR="00CC7E49" w:rsidRDefault="00000000" w:rsidP="00D20417">
      <w:pPr>
        <w:spacing w:after="160" w:line="259" w:lineRule="auto"/>
        <w:jc w:val="both"/>
        <w:rPr>
          <w:rFonts w:ascii="Calibri" w:eastAsia="Calibri" w:hAnsi="Calibri"/>
          <w:noProof/>
          <w:lang w:val="en-IN"/>
        </w:rPr>
      </w:pPr>
      <w:r>
        <w:rPr>
          <w:noProof/>
        </w:rPr>
        <w:lastRenderedPageBreak/>
        <w:pict w14:anchorId="075ADCEB">
          <v:group id="Group 18" o:spid="_x0000_s2175" style="position:absolute;left:0;text-align:left;margin-left:183.4pt;margin-top:32.9pt;width:258pt;height:57.35pt;z-index:-251649536;mso-wrap-distance-left:0;mso-wrap-distance-right:0;mso-position-horizontal-relative:page" coordorigin="3674,266" coordsize="4931,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">
            <v:shape id="Picture 6" o:spid="_x0000_s2176" type="#_x0000_t75" style="position:absolute;left:3674;top:424;width:4931;height: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">
              <v:imagedata r:id="rId8" o:title=""/>
            </v:shape>
            <v:shape id="Picture 7" o:spid="_x0000_s2177" type="#_x0000_t75" style="position:absolute;left:4324;top:265;width:199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">
              <v:imagedata r:id="rId9" o:title=""/>
            </v:shape>
            <w10:wrap type="topAndBottom" anchorx="page"/>
          </v:group>
        </w:pict>
      </w:r>
    </w:p>
    <w:p w14:paraId="6F9F4072" w14:textId="77777777" w:rsidR="00CC7E49" w:rsidRPr="00CC7E49" w:rsidRDefault="00CC7E49" w:rsidP="00CC7E49">
      <w:pPr>
        <w:spacing w:after="160" w:line="259" w:lineRule="auto"/>
        <w:rPr>
          <w:rFonts w:ascii="Calibri" w:eastAsia="Calibri" w:hAnsi="Calibri"/>
          <w:noProof/>
          <w:lang w:val="en-IN"/>
        </w:rPr>
      </w:pPr>
    </w:p>
    <w:p w14:paraId="4B784D86" w14:textId="77777777" w:rsidR="00CC7E49" w:rsidRPr="00CC7E49" w:rsidRDefault="00CC7E49" w:rsidP="00CC7E49">
      <w:pPr>
        <w:rPr>
          <w:b/>
          <w:sz w:val="28"/>
        </w:rPr>
      </w:pPr>
      <w:r w:rsidRPr="00CC7E49">
        <w:rPr>
          <w:b/>
          <w:sz w:val="28"/>
        </w:rPr>
        <w:t>Department of Computer Science and Artificial Intelligence</w:t>
      </w:r>
    </w:p>
    <w:p w14:paraId="6142EE1C" w14:textId="77777777" w:rsidR="00CC7E49" w:rsidRPr="00CC7E49" w:rsidRDefault="00CC7E49" w:rsidP="00CC7E49">
      <w:pPr>
        <w:spacing w:line="240" w:lineRule="auto"/>
        <w:jc w:val="left"/>
        <w:rPr>
          <w:rFonts w:ascii="Cambria" w:hAnsi="Cambria" w:cs="Calibri"/>
          <w:b/>
          <w:bCs/>
          <w:color w:val="000000"/>
          <w:sz w:val="28"/>
          <w:szCs w:val="28"/>
        </w:rPr>
      </w:pPr>
    </w:p>
    <w:p w14:paraId="5FB59F9B" w14:textId="77777777" w:rsidR="00CC7E49" w:rsidRPr="00CC7E49" w:rsidRDefault="00CC7E49" w:rsidP="00CC7E49">
      <w:pPr>
        <w:spacing w:line="240" w:lineRule="auto"/>
        <w:rPr>
          <w:rFonts w:ascii="Cambria" w:hAnsi="Cambria" w:cs="Calibri"/>
          <w:b/>
          <w:bCs/>
          <w:color w:val="000000"/>
          <w:sz w:val="28"/>
          <w:szCs w:val="28"/>
        </w:rPr>
      </w:pPr>
    </w:p>
    <w:p w14:paraId="55B8EBAD" w14:textId="77777777" w:rsidR="00CC7E49" w:rsidRPr="00CC7E49" w:rsidRDefault="00CC7E49" w:rsidP="00CC7E49">
      <w:pPr>
        <w:spacing w:line="240" w:lineRule="auto"/>
        <w:rPr>
          <w:rFonts w:ascii="Cambria" w:hAnsi="Cambria" w:cs="Calibri"/>
          <w:b/>
          <w:bCs/>
          <w:color w:val="000000"/>
          <w:sz w:val="28"/>
          <w:szCs w:val="28"/>
        </w:rPr>
      </w:pPr>
    </w:p>
    <w:p w14:paraId="32363B0B" w14:textId="77777777" w:rsidR="00CC7E49" w:rsidRPr="00CC7E49" w:rsidRDefault="00CC7E49" w:rsidP="00CC7E49">
      <w:pPr>
        <w:ind w:left="-540" w:right="-360"/>
        <w:rPr>
          <w:rFonts w:eastAsia="Calibri"/>
          <w:sz w:val="20"/>
          <w:szCs w:val="20"/>
        </w:rPr>
      </w:pPr>
    </w:p>
    <w:p w14:paraId="6583DDC0" w14:textId="77777777" w:rsidR="00CC7E49" w:rsidRPr="00CC7E49" w:rsidRDefault="00CC7E49" w:rsidP="00CC7E49">
      <w:pPr>
        <w:ind w:left="-540" w:right="-360"/>
        <w:rPr>
          <w:rFonts w:eastAsia="Calibri"/>
          <w:b/>
          <w:sz w:val="28"/>
          <w:szCs w:val="24"/>
          <w:u w:val="single"/>
        </w:rPr>
      </w:pPr>
      <w:r w:rsidRPr="00CC7E49">
        <w:rPr>
          <w:rFonts w:eastAsia="Calibri"/>
          <w:b/>
          <w:sz w:val="28"/>
          <w:szCs w:val="24"/>
          <w:u w:val="single"/>
        </w:rPr>
        <w:t>CERTIFICATE</w:t>
      </w:r>
    </w:p>
    <w:p w14:paraId="0EDEF6E7" w14:textId="77777777" w:rsidR="00CC7E49" w:rsidRPr="00CC7E49" w:rsidRDefault="00CC7E49" w:rsidP="00D20417">
      <w:pPr>
        <w:autoSpaceDE w:val="0"/>
        <w:autoSpaceDN w:val="0"/>
        <w:adjustRightInd w:val="0"/>
        <w:jc w:val="both"/>
        <w:rPr>
          <w:rFonts w:eastAsia="Calibri"/>
          <w:b/>
          <w:sz w:val="24"/>
          <w:szCs w:val="24"/>
        </w:rPr>
      </w:pPr>
      <w:del w:id="7" w:author="Naveed Sharief" w:date="2023-04-25T02:15:00Z">
        <w:r w:rsidRPr="00CC7E49" w:rsidDel="00055E81">
          <w:rPr>
            <w:rFonts w:ascii="Calibri" w:eastAsia="Calibri" w:hAnsi="Calibri"/>
            <w:sz w:val="24"/>
            <w:szCs w:val="28"/>
          </w:rPr>
          <w:delText xml:space="preserve">               </w:delText>
        </w:r>
      </w:del>
      <w:r w:rsidRPr="00CC7E49">
        <w:rPr>
          <w:rFonts w:eastAsia="Calibri"/>
          <w:sz w:val="24"/>
          <w:szCs w:val="28"/>
        </w:rPr>
        <w:t xml:space="preserve">This is to certify that project entitled </w:t>
      </w:r>
      <w:r w:rsidRPr="00CC7E49">
        <w:rPr>
          <w:rFonts w:eastAsia="Calibri"/>
          <w:b/>
          <w:sz w:val="24"/>
          <w:szCs w:val="28"/>
        </w:rPr>
        <w:t>“</w:t>
      </w:r>
      <w:r w:rsidR="00062658" w:rsidRPr="00062658">
        <w:rPr>
          <w:rFonts w:eastAsia="Calibri"/>
          <w:b/>
          <w:sz w:val="24"/>
          <w:szCs w:val="24"/>
        </w:rPr>
        <w:t xml:space="preserve">MONKEY POX </w:t>
      </w:r>
      <w:del w:id="8" w:author="Naveed Sharief" w:date="2023-04-25T02:15:00Z">
        <w:r w:rsidR="00062658" w:rsidRPr="00062658" w:rsidDel="00055E81">
          <w:rPr>
            <w:rFonts w:eastAsia="Calibri"/>
            <w:b/>
            <w:sz w:val="24"/>
            <w:szCs w:val="24"/>
          </w:rPr>
          <w:delText xml:space="preserve">CLASSIFICATION </w:delText>
        </w:r>
      </w:del>
      <w:ins w:id="9" w:author="Naveed Sharief" w:date="2023-04-25T02:15:00Z">
        <w:r w:rsidR="00055E81">
          <w:rPr>
            <w:rFonts w:eastAsia="Calibri"/>
            <w:b/>
            <w:sz w:val="24"/>
            <w:szCs w:val="24"/>
          </w:rPr>
          <w:t>DETECTION</w:t>
        </w:r>
        <w:r w:rsidR="00055E81" w:rsidRPr="00062658">
          <w:rPr>
            <w:rFonts w:eastAsia="Calibri"/>
            <w:b/>
            <w:sz w:val="24"/>
            <w:szCs w:val="24"/>
          </w:rPr>
          <w:t xml:space="preserve"> </w:t>
        </w:r>
      </w:ins>
      <w:r w:rsidR="00062658" w:rsidRPr="00062658">
        <w:rPr>
          <w:rFonts w:eastAsia="Calibri"/>
          <w:b/>
          <w:sz w:val="24"/>
          <w:szCs w:val="24"/>
        </w:rPr>
        <w:t>USING MACHINE LEARNING ALGORITHMS</w:t>
      </w:r>
      <w:r w:rsidRPr="00CC7E49">
        <w:rPr>
          <w:rFonts w:eastAsia="Calibri"/>
          <w:sz w:val="24"/>
          <w:szCs w:val="28"/>
        </w:rPr>
        <w:t>" is the bona</w:t>
      </w:r>
      <w:r w:rsidR="00D20417">
        <w:rPr>
          <w:rFonts w:eastAsia="Calibri"/>
          <w:sz w:val="24"/>
          <w:szCs w:val="28"/>
        </w:rPr>
        <w:t xml:space="preserve"> </w:t>
      </w:r>
      <w:r w:rsidRPr="00CC7E49">
        <w:rPr>
          <w:rFonts w:eastAsia="Calibri"/>
          <w:sz w:val="24"/>
          <w:szCs w:val="28"/>
        </w:rPr>
        <w:t>f</w:t>
      </w:r>
      <w:r w:rsidR="00D20417">
        <w:rPr>
          <w:rFonts w:eastAsia="Calibri"/>
          <w:sz w:val="24"/>
          <w:szCs w:val="28"/>
        </w:rPr>
        <w:t>ide</w:t>
      </w:r>
      <w:r w:rsidRPr="00CC7E49">
        <w:rPr>
          <w:rFonts w:eastAsia="Calibri"/>
          <w:sz w:val="24"/>
          <w:szCs w:val="28"/>
        </w:rPr>
        <w:t xml:space="preserve"> work carried out by </w:t>
      </w:r>
      <w:r w:rsidRPr="00CC7E49">
        <w:rPr>
          <w:rFonts w:eastAsia="Calibri"/>
          <w:b/>
          <w:bCs/>
          <w:sz w:val="24"/>
          <w:szCs w:val="24"/>
          <w:lang w:val="en-IN"/>
        </w:rPr>
        <w:t xml:space="preserve">MOHAMMED NAVEED SHARIEF, </w:t>
      </w:r>
      <w:r w:rsidRPr="00CC7E49">
        <w:rPr>
          <w:rFonts w:eastAsia="Calibri"/>
          <w:b/>
          <w:bCs/>
          <w:sz w:val="24"/>
          <w:szCs w:val="28"/>
        </w:rPr>
        <w:t>KOKKIRALA</w:t>
      </w:r>
      <w:r w:rsidRPr="00CC7E49">
        <w:rPr>
          <w:rFonts w:eastAsia="Calibri"/>
          <w:b/>
          <w:bCs/>
          <w:sz w:val="24"/>
          <w:szCs w:val="24"/>
          <w:lang w:val="en-IN"/>
        </w:rPr>
        <w:t xml:space="preserve"> AJAY RAO, </w:t>
      </w:r>
      <w:r w:rsidR="00062658" w:rsidRPr="00062658">
        <w:rPr>
          <w:rFonts w:eastAsia="Calibri"/>
          <w:b/>
          <w:bCs/>
          <w:sz w:val="24"/>
          <w:szCs w:val="24"/>
          <w:lang w:val="en-IN"/>
        </w:rPr>
        <w:t>GUMPULA SRIHARSHINI</w:t>
      </w:r>
      <w:r w:rsidR="00062658">
        <w:rPr>
          <w:rFonts w:eastAsia="Calibri"/>
          <w:b/>
          <w:bCs/>
          <w:sz w:val="24"/>
          <w:szCs w:val="24"/>
          <w:lang w:val="en-IN"/>
        </w:rPr>
        <w:t xml:space="preserve"> </w:t>
      </w:r>
      <w:r w:rsidRPr="00CC7E49">
        <w:rPr>
          <w:rFonts w:eastAsia="Calibri"/>
          <w:sz w:val="24"/>
          <w:szCs w:val="28"/>
        </w:rPr>
        <w:t xml:space="preserve">as a Course Project for the partial fulfillment to award the degree </w:t>
      </w:r>
      <w:r w:rsidRPr="00CC7E49">
        <w:rPr>
          <w:rFonts w:eastAsia="Calibri"/>
          <w:b/>
          <w:sz w:val="24"/>
          <w:szCs w:val="28"/>
        </w:rPr>
        <w:t xml:space="preserve">BACHELOR OF TECHNOLOGY </w:t>
      </w:r>
      <w:r w:rsidRPr="00CC7E49">
        <w:rPr>
          <w:rFonts w:eastAsia="Calibri"/>
          <w:sz w:val="24"/>
          <w:szCs w:val="28"/>
        </w:rPr>
        <w:t xml:space="preserve">in </w:t>
      </w:r>
      <w:r w:rsidRPr="00CC7E49">
        <w:rPr>
          <w:rFonts w:eastAsia="Calibri"/>
          <w:b/>
          <w:sz w:val="24"/>
          <w:szCs w:val="28"/>
        </w:rPr>
        <w:t xml:space="preserve">ARTIFICIAL INTELLIGENCE AND MACHINE LEARNING </w:t>
      </w:r>
      <w:r w:rsidRPr="00CC7E49">
        <w:rPr>
          <w:rFonts w:eastAsia="Calibri"/>
          <w:sz w:val="24"/>
          <w:szCs w:val="28"/>
        </w:rPr>
        <w:t>during the academic year 2022-2023 under our guidance and Supervision.</w:t>
      </w:r>
    </w:p>
    <w:p w14:paraId="1AB2C1D4" w14:textId="77777777" w:rsidR="00CC7E49" w:rsidRPr="00CC7E49" w:rsidRDefault="00CC7E49" w:rsidP="00CC7E49">
      <w:pPr>
        <w:jc w:val="left"/>
        <w:rPr>
          <w:rFonts w:eastAsia="Calibri"/>
          <w:b/>
        </w:rPr>
      </w:pPr>
    </w:p>
    <w:p w14:paraId="56C2A78C" w14:textId="77777777" w:rsidR="00CC7E49" w:rsidRPr="00CC7E49" w:rsidRDefault="00CC7E49" w:rsidP="00CC7E49">
      <w:pPr>
        <w:jc w:val="left"/>
        <w:rPr>
          <w:rFonts w:eastAsia="Calibri"/>
          <w:b/>
        </w:rPr>
      </w:pPr>
    </w:p>
    <w:p w14:paraId="04A29548" w14:textId="77777777" w:rsidR="00CC7E49" w:rsidRPr="00CC7E49" w:rsidRDefault="00CC7E49" w:rsidP="00CC7E49">
      <w:pPr>
        <w:jc w:val="left"/>
        <w:rPr>
          <w:rFonts w:eastAsia="Calibri"/>
          <w:b/>
        </w:rPr>
      </w:pPr>
    </w:p>
    <w:p w14:paraId="6C45A273" w14:textId="77777777" w:rsidR="00CC7E49" w:rsidRPr="00CC7E49" w:rsidRDefault="00CC7E49" w:rsidP="00CC7E49">
      <w:pPr>
        <w:spacing w:after="200"/>
        <w:contextualSpacing/>
        <w:jc w:val="left"/>
        <w:rPr>
          <w:rFonts w:eastAsia="Calibri"/>
          <w:b/>
          <w:sz w:val="24"/>
          <w:szCs w:val="24"/>
        </w:rPr>
      </w:pPr>
    </w:p>
    <w:p w14:paraId="467617ED" w14:textId="77777777" w:rsidR="00CC7E49" w:rsidRPr="00CC7E49" w:rsidRDefault="00D60515" w:rsidP="00CC7E49">
      <w:pPr>
        <w:spacing w:after="200"/>
        <w:contextualSpacing/>
        <w:jc w:val="left"/>
        <w:rPr>
          <w:rFonts w:eastAsia="Calibri"/>
          <w:b/>
          <w:sz w:val="24"/>
          <w:szCs w:val="24"/>
        </w:rPr>
      </w:pPr>
      <w:r w:rsidRPr="00D60515">
        <w:rPr>
          <w:rFonts w:eastAsia="Calibri"/>
          <w:b/>
          <w:sz w:val="24"/>
          <w:szCs w:val="24"/>
        </w:rPr>
        <w:t>Mr. D. Ramesh</w:t>
      </w:r>
      <w:r w:rsidR="00CC7E49" w:rsidRPr="00CC7E49">
        <w:rPr>
          <w:rFonts w:eastAsia="Calibri"/>
          <w:b/>
          <w:sz w:val="24"/>
          <w:szCs w:val="24"/>
        </w:rPr>
        <w:tab/>
      </w:r>
      <w:r w:rsidR="00CC7E49" w:rsidRPr="00CC7E49">
        <w:rPr>
          <w:rFonts w:eastAsia="Calibri"/>
          <w:b/>
          <w:sz w:val="24"/>
          <w:szCs w:val="24"/>
        </w:rPr>
        <w:tab/>
      </w:r>
      <w:r w:rsidR="00CC7E49" w:rsidRPr="00CC7E49">
        <w:rPr>
          <w:rFonts w:eastAsia="Calibri"/>
          <w:b/>
          <w:sz w:val="24"/>
          <w:szCs w:val="24"/>
        </w:rPr>
        <w:tab/>
      </w:r>
      <w:r w:rsidR="00CC7E49" w:rsidRPr="00CC7E49">
        <w:rPr>
          <w:rFonts w:eastAsia="Calibri"/>
          <w:b/>
          <w:sz w:val="24"/>
          <w:szCs w:val="24"/>
        </w:rPr>
        <w:tab/>
      </w:r>
      <w:r w:rsidR="00CC7E49" w:rsidRPr="00CC7E49">
        <w:rPr>
          <w:rFonts w:eastAsia="Calibri"/>
          <w:b/>
          <w:sz w:val="24"/>
          <w:szCs w:val="24"/>
        </w:rPr>
        <w:tab/>
      </w:r>
      <w:r>
        <w:rPr>
          <w:rFonts w:eastAsia="Calibri"/>
          <w:b/>
          <w:sz w:val="24"/>
          <w:szCs w:val="24"/>
        </w:rPr>
        <w:tab/>
      </w:r>
      <w:r w:rsidR="00CC7E49" w:rsidRPr="00CC7E49">
        <w:rPr>
          <w:rFonts w:eastAsia="Calibri"/>
          <w:b/>
          <w:sz w:val="24"/>
          <w:szCs w:val="24"/>
        </w:rPr>
        <w:t xml:space="preserve">Dr. M Sheshikala </w:t>
      </w:r>
    </w:p>
    <w:p w14:paraId="3B80CC92" w14:textId="77777777" w:rsidR="00CC7E49" w:rsidRPr="00CC7E49" w:rsidRDefault="00CC7E49" w:rsidP="00CC7E49">
      <w:pPr>
        <w:spacing w:after="200"/>
        <w:contextualSpacing/>
        <w:jc w:val="left"/>
        <w:rPr>
          <w:rFonts w:eastAsia="Calibri"/>
          <w:sz w:val="24"/>
          <w:szCs w:val="24"/>
        </w:rPr>
      </w:pPr>
      <w:r w:rsidRPr="00CC7E49">
        <w:rPr>
          <w:rFonts w:eastAsia="Calibri"/>
          <w:sz w:val="24"/>
          <w:szCs w:val="24"/>
        </w:rPr>
        <w:t xml:space="preserve">Asst. Professor, </w:t>
      </w:r>
      <w:r w:rsidRPr="00CC7E49">
        <w:rPr>
          <w:rFonts w:eastAsia="Calibri"/>
          <w:sz w:val="24"/>
          <w:szCs w:val="24"/>
        </w:rPr>
        <w:tab/>
      </w:r>
      <w:r w:rsidRPr="00CC7E49">
        <w:rPr>
          <w:rFonts w:eastAsia="Calibri"/>
          <w:sz w:val="24"/>
          <w:szCs w:val="24"/>
        </w:rPr>
        <w:tab/>
      </w:r>
      <w:r w:rsidRPr="00CC7E49">
        <w:rPr>
          <w:rFonts w:eastAsia="Calibri"/>
          <w:sz w:val="24"/>
          <w:szCs w:val="24"/>
        </w:rPr>
        <w:tab/>
      </w:r>
      <w:r w:rsidRPr="00CC7E49">
        <w:rPr>
          <w:rFonts w:eastAsia="Calibri"/>
          <w:sz w:val="24"/>
          <w:szCs w:val="24"/>
        </w:rPr>
        <w:tab/>
      </w:r>
      <w:r w:rsidRPr="00CC7E49">
        <w:rPr>
          <w:rFonts w:eastAsia="Calibri"/>
          <w:sz w:val="24"/>
          <w:szCs w:val="24"/>
        </w:rPr>
        <w:tab/>
      </w:r>
      <w:r w:rsidRPr="00CC7E49">
        <w:rPr>
          <w:rFonts w:eastAsia="Calibri"/>
          <w:sz w:val="24"/>
          <w:szCs w:val="24"/>
        </w:rPr>
        <w:tab/>
        <w:t>Assoc. Prof. &amp; HOD (CSE),</w:t>
      </w:r>
      <w:r w:rsidRPr="00CC7E49">
        <w:rPr>
          <w:rFonts w:eastAsia="Calibri"/>
          <w:b/>
          <w:sz w:val="24"/>
          <w:szCs w:val="24"/>
        </w:rPr>
        <w:t xml:space="preserve">   </w:t>
      </w:r>
      <w:r w:rsidRPr="00CC7E49">
        <w:rPr>
          <w:rFonts w:eastAsia="Calibri"/>
          <w:sz w:val="24"/>
          <w:szCs w:val="24"/>
        </w:rPr>
        <w:t xml:space="preserve">                       </w:t>
      </w:r>
    </w:p>
    <w:p w14:paraId="5734BEFA" w14:textId="77777777" w:rsidR="00CC7E49" w:rsidRPr="00CC7E49" w:rsidRDefault="00CC7E49" w:rsidP="00CC7E49">
      <w:pPr>
        <w:spacing w:after="200"/>
        <w:contextualSpacing/>
        <w:jc w:val="left"/>
        <w:rPr>
          <w:rFonts w:eastAsia="Calibri"/>
          <w:sz w:val="24"/>
          <w:szCs w:val="24"/>
        </w:rPr>
      </w:pPr>
      <w:r w:rsidRPr="00CC7E49">
        <w:rPr>
          <w:rFonts w:eastAsia="Calibri"/>
          <w:sz w:val="24"/>
          <w:szCs w:val="24"/>
        </w:rPr>
        <w:t>S R University,</w:t>
      </w:r>
      <w:r w:rsidRPr="00CC7E49">
        <w:rPr>
          <w:rFonts w:eastAsia="Calibri"/>
          <w:sz w:val="24"/>
          <w:szCs w:val="24"/>
        </w:rPr>
        <w:tab/>
      </w:r>
      <w:r w:rsidRPr="00CC7E49">
        <w:rPr>
          <w:rFonts w:eastAsia="Calibri"/>
          <w:sz w:val="24"/>
          <w:szCs w:val="24"/>
        </w:rPr>
        <w:tab/>
      </w:r>
      <w:r w:rsidRPr="00CC7E49">
        <w:rPr>
          <w:rFonts w:eastAsia="Calibri"/>
          <w:sz w:val="24"/>
          <w:szCs w:val="24"/>
        </w:rPr>
        <w:tab/>
        <w:t xml:space="preserve">           </w:t>
      </w:r>
      <w:r w:rsidRPr="00CC7E49">
        <w:rPr>
          <w:rFonts w:eastAsia="Calibri"/>
          <w:sz w:val="24"/>
          <w:szCs w:val="24"/>
        </w:rPr>
        <w:tab/>
      </w:r>
      <w:r w:rsidRPr="00CC7E49">
        <w:rPr>
          <w:rFonts w:eastAsia="Calibri"/>
          <w:sz w:val="24"/>
          <w:szCs w:val="24"/>
        </w:rPr>
        <w:tab/>
        <w:t xml:space="preserve">            S R University,</w:t>
      </w:r>
    </w:p>
    <w:p w14:paraId="1D8F50AB" w14:textId="77777777" w:rsidR="00CC7E49" w:rsidRPr="00CC7E49" w:rsidRDefault="00CC7E49" w:rsidP="00CC7E49">
      <w:pPr>
        <w:spacing w:after="200"/>
        <w:contextualSpacing/>
        <w:jc w:val="left"/>
        <w:rPr>
          <w:rFonts w:eastAsia="Calibri"/>
          <w:sz w:val="24"/>
          <w:szCs w:val="24"/>
        </w:rPr>
      </w:pPr>
      <w:r w:rsidRPr="00CC7E49">
        <w:rPr>
          <w:rFonts w:eastAsia="Calibri"/>
          <w:sz w:val="24"/>
          <w:szCs w:val="24"/>
        </w:rPr>
        <w:t>Ananthasagar, Warangal.</w:t>
      </w:r>
      <w:r w:rsidRPr="00CC7E49">
        <w:rPr>
          <w:rFonts w:eastAsia="Calibri"/>
          <w:sz w:val="24"/>
          <w:szCs w:val="24"/>
        </w:rPr>
        <w:tab/>
      </w:r>
      <w:r w:rsidRPr="00CC7E49">
        <w:rPr>
          <w:rFonts w:eastAsia="Calibri"/>
          <w:sz w:val="24"/>
          <w:szCs w:val="24"/>
        </w:rPr>
        <w:tab/>
      </w:r>
      <w:r w:rsidRPr="00CC7E49">
        <w:rPr>
          <w:rFonts w:eastAsia="Calibri"/>
          <w:sz w:val="24"/>
          <w:szCs w:val="24"/>
        </w:rPr>
        <w:tab/>
      </w:r>
      <w:r w:rsidRPr="00CC7E49">
        <w:rPr>
          <w:rFonts w:eastAsia="Calibri"/>
          <w:sz w:val="24"/>
          <w:szCs w:val="24"/>
        </w:rPr>
        <w:tab/>
      </w:r>
      <w:r w:rsidRPr="00CC7E49">
        <w:rPr>
          <w:rFonts w:eastAsia="Calibri"/>
          <w:sz w:val="24"/>
          <w:szCs w:val="24"/>
        </w:rPr>
        <w:tab/>
        <w:t xml:space="preserve">Ananthasagar, Warangal.           </w:t>
      </w:r>
    </w:p>
    <w:p w14:paraId="1E166D6A" w14:textId="77777777" w:rsidR="00CC7E49" w:rsidRPr="00CC7E49" w:rsidRDefault="00CC7E49" w:rsidP="00CC7E49">
      <w:pPr>
        <w:ind w:right="-360"/>
        <w:jc w:val="both"/>
        <w:rPr>
          <w:rFonts w:eastAsia="Calibri"/>
        </w:rPr>
      </w:pPr>
      <w:r w:rsidRPr="00CC7E49">
        <w:rPr>
          <w:rFonts w:eastAsia="Calibri"/>
        </w:rPr>
        <w:tab/>
      </w:r>
      <w:r w:rsidRPr="00CC7E49">
        <w:rPr>
          <w:rFonts w:eastAsia="Calibri"/>
        </w:rPr>
        <w:tab/>
        <w:t xml:space="preserve">  </w:t>
      </w:r>
      <w:r w:rsidRPr="00CC7E49">
        <w:rPr>
          <w:rFonts w:eastAsia="Calibri"/>
        </w:rPr>
        <w:tab/>
      </w:r>
      <w:r w:rsidRPr="00CC7E49">
        <w:rPr>
          <w:rFonts w:eastAsia="Calibri"/>
        </w:rPr>
        <w:tab/>
      </w:r>
    </w:p>
    <w:p w14:paraId="5D704550" w14:textId="77777777" w:rsidR="00CC7E49" w:rsidRPr="00CC7E49" w:rsidRDefault="00CC7E49" w:rsidP="00CC7E49">
      <w:pPr>
        <w:ind w:right="-360"/>
        <w:jc w:val="both"/>
        <w:rPr>
          <w:rFonts w:eastAsia="Calibri"/>
        </w:rPr>
      </w:pPr>
    </w:p>
    <w:p w14:paraId="371FE4AE" w14:textId="77777777" w:rsidR="00CC7E49" w:rsidRPr="00CC7E49" w:rsidRDefault="00CC7E49" w:rsidP="00CC7E49">
      <w:pPr>
        <w:ind w:left="-540" w:right="-360"/>
        <w:jc w:val="both"/>
        <w:rPr>
          <w:rFonts w:eastAsia="Calibri"/>
        </w:rPr>
      </w:pPr>
    </w:p>
    <w:p w14:paraId="5D94C026" w14:textId="77777777" w:rsidR="00CC7E49" w:rsidRPr="00CC7E49" w:rsidRDefault="00CC7E49" w:rsidP="00CC7E49">
      <w:pPr>
        <w:ind w:left="-540" w:right="-360"/>
        <w:jc w:val="both"/>
        <w:rPr>
          <w:rFonts w:eastAsia="Calibri"/>
        </w:rPr>
      </w:pPr>
    </w:p>
    <w:p w14:paraId="2E9C62F3" w14:textId="77777777" w:rsidR="00CC7E49" w:rsidRPr="00CC7E49" w:rsidRDefault="00CC7E49" w:rsidP="00CC7E49">
      <w:pPr>
        <w:ind w:left="-540" w:right="-360"/>
        <w:jc w:val="both"/>
        <w:rPr>
          <w:rFonts w:eastAsia="Calibri"/>
        </w:rPr>
      </w:pPr>
    </w:p>
    <w:p w14:paraId="408CC265" w14:textId="77777777" w:rsidR="00CC7E49" w:rsidRPr="00CC7E49" w:rsidRDefault="00CC7E49" w:rsidP="00CC7E49">
      <w:pPr>
        <w:ind w:left="-540" w:right="-360"/>
        <w:jc w:val="both"/>
        <w:rPr>
          <w:rFonts w:eastAsia="Calibri"/>
        </w:rPr>
      </w:pPr>
    </w:p>
    <w:p w14:paraId="730A666B" w14:textId="77777777" w:rsidR="00CC7E49" w:rsidRPr="00CC7E49" w:rsidRDefault="00CC7E49" w:rsidP="00CC7E49">
      <w:pPr>
        <w:ind w:left="-540" w:right="-360"/>
        <w:jc w:val="both"/>
        <w:rPr>
          <w:rFonts w:eastAsia="Calibri"/>
        </w:rPr>
      </w:pPr>
    </w:p>
    <w:p w14:paraId="71080CE1" w14:textId="77777777" w:rsidR="00CC7E49" w:rsidRPr="00CC7E49" w:rsidRDefault="00CC7E49" w:rsidP="00CC7E49">
      <w:pPr>
        <w:ind w:left="-540" w:right="-360"/>
        <w:jc w:val="both"/>
        <w:rPr>
          <w:rFonts w:eastAsia="Calibri"/>
        </w:rPr>
      </w:pPr>
    </w:p>
    <w:p w14:paraId="5CE3173C" w14:textId="77777777" w:rsidR="00CC7E49" w:rsidRPr="00CC7E49" w:rsidRDefault="00CC7E49" w:rsidP="00CC7E49">
      <w:pPr>
        <w:jc w:val="left"/>
        <w:rPr>
          <w:rFonts w:ascii="Calibri" w:eastAsia="Calibri" w:hAnsi="Calibri"/>
        </w:rPr>
      </w:pPr>
    </w:p>
    <w:p w14:paraId="0EFF509C" w14:textId="77777777" w:rsidR="00CC7E49" w:rsidRPr="00CC7E49" w:rsidRDefault="00CC7E49" w:rsidP="00CC7E49">
      <w:pPr>
        <w:ind w:right="-360"/>
        <w:rPr>
          <w:rFonts w:eastAsia="Calibri"/>
          <w:b/>
          <w:sz w:val="32"/>
          <w:szCs w:val="32"/>
        </w:rPr>
      </w:pPr>
      <w:r w:rsidRPr="00CC7E49">
        <w:rPr>
          <w:rFonts w:eastAsia="Calibri"/>
          <w:b/>
          <w:sz w:val="32"/>
          <w:szCs w:val="32"/>
        </w:rPr>
        <w:lastRenderedPageBreak/>
        <w:t>ACKNOWLEDGEMENT</w:t>
      </w:r>
    </w:p>
    <w:p w14:paraId="73C43527" w14:textId="77777777" w:rsidR="00CC7E49" w:rsidRPr="00CC7E49" w:rsidRDefault="00CC7E49" w:rsidP="00062658">
      <w:pPr>
        <w:spacing w:after="200"/>
        <w:jc w:val="both"/>
        <w:rPr>
          <w:rFonts w:eastAsia="Calibri"/>
          <w:sz w:val="24"/>
          <w:szCs w:val="28"/>
        </w:rPr>
      </w:pPr>
      <w:r w:rsidRPr="00CC7E49">
        <w:rPr>
          <w:rFonts w:eastAsia="Calibri"/>
          <w:sz w:val="24"/>
          <w:szCs w:val="24"/>
        </w:rPr>
        <w:t xml:space="preserve">We express our thanks to Course co-coordinator </w:t>
      </w:r>
      <w:r w:rsidR="00D60515" w:rsidRPr="00D60515">
        <w:rPr>
          <w:rFonts w:eastAsia="Calibri"/>
          <w:b/>
          <w:sz w:val="24"/>
          <w:szCs w:val="24"/>
        </w:rPr>
        <w:t>Mr. D. Ramesh</w:t>
      </w:r>
      <w:r w:rsidRPr="00CC7E49">
        <w:rPr>
          <w:rFonts w:eastAsia="Calibri"/>
          <w:b/>
          <w:sz w:val="24"/>
          <w:szCs w:val="24"/>
        </w:rPr>
        <w:t xml:space="preserve">, Asst. Prof. </w:t>
      </w:r>
      <w:r w:rsidRPr="00CC7E49">
        <w:rPr>
          <w:rFonts w:eastAsia="Calibri"/>
          <w:sz w:val="24"/>
          <w:szCs w:val="24"/>
        </w:rPr>
        <w:t xml:space="preserve">for </w:t>
      </w:r>
      <w:r w:rsidRPr="00CC7E49">
        <w:rPr>
          <w:rFonts w:eastAsia="Calibri"/>
          <w:sz w:val="24"/>
          <w:szCs w:val="28"/>
        </w:rPr>
        <w:t>guiding us from the beginning through the end of the Course Project. W</w:t>
      </w:r>
      <w:r w:rsidRPr="00CC7E49">
        <w:rPr>
          <w:rFonts w:eastAsia="Calibri"/>
          <w:sz w:val="24"/>
          <w:szCs w:val="24"/>
        </w:rPr>
        <w:t>e express our gratitude to</w:t>
      </w:r>
      <w:r w:rsidRPr="00CC7E49">
        <w:rPr>
          <w:rFonts w:eastAsia="Calibri"/>
          <w:b/>
          <w:sz w:val="24"/>
          <w:szCs w:val="24"/>
        </w:rPr>
        <w:t xml:space="preserve"> </w:t>
      </w:r>
      <w:r w:rsidRPr="00CC7E49">
        <w:rPr>
          <w:rFonts w:eastAsia="Calibri"/>
          <w:sz w:val="24"/>
          <w:szCs w:val="24"/>
        </w:rPr>
        <w:t xml:space="preserve">Head of the department CS&amp;AI, </w:t>
      </w:r>
      <w:r w:rsidRPr="00CC7E49">
        <w:rPr>
          <w:rFonts w:eastAsia="Calibri"/>
          <w:b/>
          <w:sz w:val="24"/>
          <w:szCs w:val="24"/>
        </w:rPr>
        <w:t xml:space="preserve">Dr. M. Sheshikala, Associate Professor </w:t>
      </w:r>
      <w:r w:rsidRPr="00CC7E49">
        <w:rPr>
          <w:rFonts w:eastAsia="Calibri"/>
          <w:sz w:val="24"/>
          <w:szCs w:val="28"/>
        </w:rPr>
        <w:t xml:space="preserve">for </w:t>
      </w:r>
      <w:r w:rsidRPr="00CC7E49">
        <w:rPr>
          <w:rFonts w:eastAsia="Calibri"/>
          <w:sz w:val="24"/>
          <w:szCs w:val="24"/>
        </w:rPr>
        <w:t xml:space="preserve">encouragement, support </w:t>
      </w:r>
      <w:r w:rsidRPr="00CC7E49">
        <w:rPr>
          <w:rFonts w:eastAsia="Calibri"/>
          <w:sz w:val="24"/>
          <w:szCs w:val="28"/>
        </w:rPr>
        <w:t>and insightful suggestions. We truly value their consistent feedback on our progress, which was always constructive and encouraging and ultimately drove us to the right direction.</w:t>
      </w:r>
    </w:p>
    <w:p w14:paraId="49381A1F" w14:textId="77777777" w:rsidR="00CC7E49" w:rsidRPr="00CC7E49" w:rsidRDefault="00CC7E49" w:rsidP="00062658">
      <w:pPr>
        <w:spacing w:after="200"/>
        <w:jc w:val="both"/>
        <w:rPr>
          <w:rFonts w:eastAsia="Calibri"/>
          <w:sz w:val="24"/>
          <w:szCs w:val="28"/>
        </w:rPr>
      </w:pPr>
      <w:r w:rsidRPr="00CC7E49">
        <w:rPr>
          <w:rFonts w:eastAsia="Calibri"/>
          <w:sz w:val="24"/>
          <w:szCs w:val="28"/>
        </w:rPr>
        <w:t xml:space="preserve">We wish to take this opportunity to express our sincere gratitude and deep sense of respect to our beloved Dean, School of Computer Science and Artificial Intelligence, </w:t>
      </w:r>
      <w:r w:rsidRPr="00CC7E49">
        <w:rPr>
          <w:rFonts w:eastAsia="Calibri"/>
          <w:b/>
          <w:sz w:val="24"/>
          <w:szCs w:val="28"/>
        </w:rPr>
        <w:t>Dr C. V. Guru Rao</w:t>
      </w:r>
      <w:r w:rsidRPr="00CC7E49">
        <w:rPr>
          <w:rFonts w:eastAsia="Calibri"/>
          <w:sz w:val="24"/>
          <w:szCs w:val="28"/>
        </w:rPr>
        <w:t>, for his continuous support and guidance to complete this project in the institute.</w:t>
      </w:r>
    </w:p>
    <w:p w14:paraId="084EE1F8" w14:textId="77777777" w:rsidR="00CC7E49" w:rsidRPr="00CC7E49" w:rsidRDefault="00CC7E49" w:rsidP="00D20417">
      <w:pPr>
        <w:tabs>
          <w:tab w:val="left" w:pos="720"/>
        </w:tabs>
        <w:jc w:val="both"/>
        <w:rPr>
          <w:rFonts w:eastAsia="Calibri"/>
          <w:sz w:val="24"/>
          <w:szCs w:val="24"/>
        </w:rPr>
      </w:pPr>
      <w:r w:rsidRPr="00CC7E49">
        <w:rPr>
          <w:rFonts w:eastAsia="Calibri"/>
          <w:sz w:val="24"/>
          <w:szCs w:val="24"/>
        </w:rPr>
        <w:t>Finally, we express our</w:t>
      </w:r>
      <w:r w:rsidRPr="00CC7E49">
        <w:rPr>
          <w:rFonts w:eastAsia="Calibri"/>
          <w:color w:val="FF0000"/>
          <w:sz w:val="24"/>
          <w:szCs w:val="24"/>
        </w:rPr>
        <w:t xml:space="preserve"> </w:t>
      </w:r>
      <w:r w:rsidRPr="00CC7E49">
        <w:rPr>
          <w:rFonts w:eastAsia="Calibri"/>
          <w:sz w:val="24"/>
          <w:szCs w:val="24"/>
        </w:rPr>
        <w:t>thanks to all the teaching and non-teaching staff of the department for their suggestions and timely support.</w:t>
      </w:r>
    </w:p>
    <w:p w14:paraId="553F9E3D" w14:textId="77777777" w:rsidR="00CC7E49" w:rsidRPr="00CC7E49" w:rsidRDefault="00CC7E49" w:rsidP="00D20417">
      <w:pPr>
        <w:spacing w:after="200" w:line="276" w:lineRule="auto"/>
        <w:jc w:val="both"/>
        <w:rPr>
          <w:rFonts w:ascii="Calibri" w:eastAsia="Calibri" w:hAnsi="Calibri"/>
        </w:rPr>
      </w:pPr>
    </w:p>
    <w:p w14:paraId="04A67E61" w14:textId="77777777" w:rsidR="00CC7E49" w:rsidRPr="00CC7E49" w:rsidRDefault="00CC7E49" w:rsidP="00D20417">
      <w:pPr>
        <w:jc w:val="both"/>
        <w:rPr>
          <w:rFonts w:ascii="Calibri" w:eastAsia="Calibri" w:hAnsi="Calibri"/>
        </w:rPr>
      </w:pPr>
    </w:p>
    <w:p w14:paraId="024AF827" w14:textId="77777777" w:rsidR="00CC7E49" w:rsidRPr="00CC7E49" w:rsidRDefault="00CC7E49" w:rsidP="00D20417">
      <w:pPr>
        <w:jc w:val="both"/>
        <w:rPr>
          <w:rFonts w:ascii="Calibri" w:eastAsia="Calibri" w:hAnsi="Calibri"/>
        </w:rPr>
      </w:pPr>
    </w:p>
    <w:p w14:paraId="111EAA64" w14:textId="77777777" w:rsidR="00CC7E49" w:rsidRPr="00CC7E49" w:rsidRDefault="00CC7E49" w:rsidP="00CC7E49">
      <w:pPr>
        <w:jc w:val="left"/>
        <w:rPr>
          <w:rFonts w:ascii="Calibri" w:eastAsia="Calibri" w:hAnsi="Calibri"/>
        </w:rPr>
      </w:pPr>
    </w:p>
    <w:p w14:paraId="607B76F9" w14:textId="77777777" w:rsidR="00CC7E49" w:rsidRPr="00CC7E49" w:rsidRDefault="00CC7E49" w:rsidP="00CC7E49">
      <w:pPr>
        <w:jc w:val="left"/>
        <w:rPr>
          <w:rFonts w:ascii="Calibri" w:eastAsia="Calibri" w:hAnsi="Calibri"/>
        </w:rPr>
      </w:pPr>
    </w:p>
    <w:p w14:paraId="7B902B95" w14:textId="77777777" w:rsidR="00CC7E49" w:rsidRPr="00CC7E49" w:rsidRDefault="00CC7E49" w:rsidP="00CC7E49">
      <w:pPr>
        <w:jc w:val="left"/>
        <w:rPr>
          <w:rFonts w:ascii="Calibri" w:eastAsia="Calibri" w:hAnsi="Calibri"/>
        </w:rPr>
      </w:pPr>
    </w:p>
    <w:p w14:paraId="64E5005E" w14:textId="77777777" w:rsidR="00CC7E49" w:rsidRPr="00CC7E49" w:rsidRDefault="00CC7E49" w:rsidP="00CC7E49">
      <w:pPr>
        <w:jc w:val="left"/>
        <w:rPr>
          <w:rFonts w:ascii="Calibri" w:eastAsia="Calibri" w:hAnsi="Calibri"/>
        </w:rPr>
      </w:pPr>
    </w:p>
    <w:p w14:paraId="404BFF20" w14:textId="77777777" w:rsidR="00CC7E49" w:rsidRPr="00CC7E49" w:rsidRDefault="00CC7E49" w:rsidP="00CC7E49">
      <w:pPr>
        <w:jc w:val="left"/>
        <w:rPr>
          <w:rFonts w:ascii="Calibri" w:eastAsia="Calibri" w:hAnsi="Calibri"/>
        </w:rPr>
      </w:pPr>
    </w:p>
    <w:p w14:paraId="3E873475" w14:textId="77777777" w:rsidR="00CC7E49" w:rsidRPr="00CC7E49" w:rsidRDefault="00CC7E49" w:rsidP="00CC7E49">
      <w:pPr>
        <w:jc w:val="left"/>
        <w:rPr>
          <w:rFonts w:ascii="Calibri" w:eastAsia="Calibri" w:hAnsi="Calibri"/>
        </w:rPr>
      </w:pPr>
    </w:p>
    <w:p w14:paraId="63F4516E" w14:textId="77777777" w:rsidR="00CC7E49" w:rsidRPr="00CC7E49" w:rsidRDefault="00CC7E49" w:rsidP="00CC7E49">
      <w:pPr>
        <w:jc w:val="left"/>
        <w:rPr>
          <w:rFonts w:ascii="Calibri" w:eastAsia="Calibri" w:hAnsi="Calibri"/>
        </w:rPr>
      </w:pPr>
    </w:p>
    <w:p w14:paraId="2EE4DC80" w14:textId="77777777" w:rsidR="00CC7E49" w:rsidRDefault="00CC7E49" w:rsidP="00CC7E49">
      <w:pPr>
        <w:jc w:val="left"/>
        <w:rPr>
          <w:rFonts w:ascii="Calibri" w:eastAsia="Calibri" w:hAnsi="Calibri"/>
        </w:rPr>
      </w:pPr>
    </w:p>
    <w:p w14:paraId="1CEBF7CA" w14:textId="77777777" w:rsidR="00CC7E49" w:rsidRPr="00CC7E49" w:rsidRDefault="00CC7E49" w:rsidP="00CC7E49">
      <w:pPr>
        <w:jc w:val="left"/>
        <w:rPr>
          <w:rFonts w:ascii="Calibri" w:eastAsia="Calibri" w:hAnsi="Calibri"/>
        </w:rPr>
      </w:pPr>
    </w:p>
    <w:p w14:paraId="238DB955" w14:textId="77777777" w:rsidR="00CC7E49" w:rsidRPr="00CC7E49" w:rsidRDefault="00CC7E49" w:rsidP="00CC7E49">
      <w:pPr>
        <w:jc w:val="left"/>
        <w:rPr>
          <w:rFonts w:ascii="Calibri" w:eastAsia="Calibri" w:hAnsi="Calibri"/>
        </w:rPr>
      </w:pPr>
    </w:p>
    <w:p w14:paraId="0F0BA728" w14:textId="77777777" w:rsidR="00CC7E49" w:rsidRPr="00CC7E49" w:rsidRDefault="00CC7E49" w:rsidP="00CC7E49">
      <w:pPr>
        <w:jc w:val="left"/>
        <w:rPr>
          <w:rFonts w:ascii="Calibri" w:eastAsia="Calibri" w:hAnsi="Calibri"/>
        </w:rPr>
      </w:pPr>
    </w:p>
    <w:p w14:paraId="4D1862A0" w14:textId="77777777" w:rsidR="00CC7E49" w:rsidRPr="00CC7E49" w:rsidRDefault="00CC7E49" w:rsidP="00CC7E49">
      <w:pPr>
        <w:jc w:val="left"/>
        <w:rPr>
          <w:rFonts w:ascii="Calibri" w:eastAsia="Calibri" w:hAnsi="Calibri"/>
        </w:rPr>
      </w:pPr>
    </w:p>
    <w:p w14:paraId="3B8C7DB3" w14:textId="77777777" w:rsidR="00CC7E49" w:rsidRPr="00CC7E49" w:rsidRDefault="00CC7E49" w:rsidP="00CC7E49">
      <w:pPr>
        <w:jc w:val="left"/>
        <w:rPr>
          <w:rFonts w:ascii="Calibri" w:eastAsia="Calibri" w:hAnsi="Calibri"/>
        </w:rPr>
      </w:pPr>
    </w:p>
    <w:p w14:paraId="17BF133F" w14:textId="77777777" w:rsidR="00CC7E49" w:rsidRPr="00CC7E49" w:rsidRDefault="00CC7E49" w:rsidP="00CC7E49">
      <w:pPr>
        <w:jc w:val="left"/>
        <w:rPr>
          <w:rFonts w:ascii="Calibri" w:eastAsia="Calibri" w:hAnsi="Calibri"/>
        </w:rPr>
      </w:pPr>
    </w:p>
    <w:p w14:paraId="18521BD9" w14:textId="77777777" w:rsidR="00CC7E49" w:rsidRDefault="00CC7E49" w:rsidP="00CC7E49">
      <w:pPr>
        <w:jc w:val="left"/>
        <w:rPr>
          <w:ins w:id="10" w:author="Naveed Sharief" w:date="2023-04-25T02:15:00Z"/>
          <w:rFonts w:ascii="Calibri" w:eastAsia="Calibri" w:hAnsi="Calibri"/>
        </w:rPr>
      </w:pPr>
    </w:p>
    <w:p w14:paraId="21032402" w14:textId="77777777" w:rsidR="00055E81" w:rsidRDefault="00055E81" w:rsidP="00CC7E49">
      <w:pPr>
        <w:jc w:val="left"/>
        <w:rPr>
          <w:rFonts w:ascii="Calibri" w:eastAsia="Calibri" w:hAnsi="Calibri"/>
        </w:rPr>
      </w:pPr>
    </w:p>
    <w:p w14:paraId="108921D8" w14:textId="77777777" w:rsidR="00D20417" w:rsidRPr="00CC7E49" w:rsidRDefault="00D20417" w:rsidP="00CC7E49">
      <w:pPr>
        <w:jc w:val="left"/>
        <w:rPr>
          <w:rFonts w:ascii="Calibri" w:eastAsia="Calibri" w:hAnsi="Calibri"/>
        </w:rPr>
      </w:pPr>
    </w:p>
    <w:p w14:paraId="77E40906" w14:textId="77777777" w:rsidR="00CC7E49" w:rsidRPr="00CC7E49" w:rsidRDefault="00CC7E49" w:rsidP="00CC7E49">
      <w:pPr>
        <w:tabs>
          <w:tab w:val="center" w:pos="942"/>
          <w:tab w:val="center" w:pos="2048"/>
          <w:tab w:val="center" w:pos="2520"/>
          <w:tab w:val="center" w:pos="3241"/>
          <w:tab w:val="center" w:pos="3961"/>
          <w:tab w:val="center" w:pos="4681"/>
          <w:tab w:val="center" w:pos="5845"/>
        </w:tabs>
        <w:rPr>
          <w:rFonts w:eastAsia="Calibri"/>
          <w:b/>
          <w:bCs/>
          <w:sz w:val="32"/>
          <w:szCs w:val="32"/>
          <w:lang w:val="en-IN"/>
        </w:rPr>
      </w:pPr>
      <w:r w:rsidRPr="00CC7E49">
        <w:rPr>
          <w:rFonts w:eastAsia="Calibri"/>
          <w:b/>
          <w:bCs/>
          <w:sz w:val="32"/>
          <w:szCs w:val="32"/>
          <w:lang w:val="en-IN"/>
        </w:rPr>
        <w:lastRenderedPageBreak/>
        <w:t>ABSTRACT</w:t>
      </w:r>
    </w:p>
    <w:p w14:paraId="023B15CF" w14:textId="77777777" w:rsidR="00062658" w:rsidRDefault="00062658" w:rsidP="00062658">
      <w:pPr>
        <w:spacing w:after="288"/>
        <w:ind w:left="-15"/>
        <w:jc w:val="both"/>
        <w:rPr>
          <w:rFonts w:eastAsia="Calibri"/>
          <w:sz w:val="24"/>
          <w:szCs w:val="24"/>
          <w:lang w:val="en-IN"/>
        </w:rPr>
      </w:pPr>
      <w:r w:rsidRPr="00062658">
        <w:rPr>
          <w:rFonts w:eastAsia="Calibri"/>
          <w:sz w:val="24"/>
          <w:szCs w:val="24"/>
          <w:lang w:val="en-IN"/>
        </w:rPr>
        <w:t xml:space="preserve">This </w:t>
      </w:r>
      <w:del w:id="11" w:author="Naveed Sharief" w:date="2023-04-25T02:16:00Z">
        <w:r w:rsidRPr="00062658" w:rsidDel="00055E81">
          <w:rPr>
            <w:rFonts w:eastAsia="Calibri"/>
            <w:sz w:val="24"/>
            <w:szCs w:val="24"/>
            <w:lang w:val="en-IN"/>
          </w:rPr>
          <w:delText xml:space="preserve">study </w:delText>
        </w:r>
      </w:del>
      <w:ins w:id="12" w:author="Naveed Sharief" w:date="2023-04-25T02:16:00Z">
        <w:r w:rsidR="00055E81">
          <w:rPr>
            <w:rFonts w:eastAsia="Calibri"/>
            <w:sz w:val="24"/>
            <w:szCs w:val="24"/>
            <w:lang w:val="en-IN"/>
          </w:rPr>
          <w:t>project</w:t>
        </w:r>
        <w:r w:rsidR="00055E81" w:rsidRPr="00062658">
          <w:rPr>
            <w:rFonts w:eastAsia="Calibri"/>
            <w:sz w:val="24"/>
            <w:szCs w:val="24"/>
            <w:lang w:val="en-IN"/>
          </w:rPr>
          <w:t xml:space="preserve"> </w:t>
        </w:r>
      </w:ins>
      <w:r w:rsidRPr="00062658">
        <w:rPr>
          <w:rFonts w:eastAsia="Calibri"/>
          <w:sz w:val="24"/>
          <w:szCs w:val="24"/>
          <w:lang w:val="en-IN"/>
        </w:rPr>
        <w:t>focuses on the classification of monkeypox disease using various machine learning algorithms. Monkeypox is a rare viral disease that has similarities to smallpox and can be fatal in some cases. The main objective of this study is to determine which machine learning algorithm performs better in accurately classifying monkeypox disease.</w:t>
      </w:r>
    </w:p>
    <w:p w14:paraId="2FC04598" w14:textId="77777777" w:rsidR="00CC7E49" w:rsidRPr="00CC7E49" w:rsidRDefault="00055E81" w:rsidP="00062658">
      <w:pPr>
        <w:spacing w:after="288"/>
        <w:ind w:left="-15"/>
        <w:jc w:val="both"/>
        <w:rPr>
          <w:rFonts w:eastAsia="Calibri"/>
          <w:sz w:val="24"/>
          <w:szCs w:val="24"/>
          <w:lang w:val="en-IN"/>
        </w:rPr>
      </w:pPr>
      <w:ins w:id="13" w:author="Naveed Sharief" w:date="2023-04-25T02:16:00Z">
        <w:r>
          <w:rPr>
            <w:rFonts w:eastAsia="Calibri"/>
            <w:sz w:val="24"/>
            <w:szCs w:val="24"/>
            <w:lang w:val="en-IN"/>
          </w:rPr>
          <w:t xml:space="preserve">Here we </w:t>
        </w:r>
      </w:ins>
      <w:del w:id="14" w:author="Naveed Sharief" w:date="2023-04-25T02:16:00Z">
        <w:r w:rsidR="00062658" w:rsidRPr="00062658" w:rsidDel="00055E81">
          <w:rPr>
            <w:rFonts w:eastAsia="Calibri"/>
            <w:sz w:val="24"/>
            <w:szCs w:val="24"/>
            <w:lang w:val="en-IN"/>
          </w:rPr>
          <w:delText xml:space="preserve">The study </w:delText>
        </w:r>
      </w:del>
      <w:r w:rsidR="00062658" w:rsidRPr="00062658">
        <w:rPr>
          <w:rFonts w:eastAsia="Calibri"/>
          <w:sz w:val="24"/>
          <w:szCs w:val="24"/>
          <w:lang w:val="en-IN"/>
        </w:rPr>
        <w:t>use</w:t>
      </w:r>
      <w:del w:id="15" w:author="Naveed Sharief" w:date="2023-04-25T02:16:00Z">
        <w:r w:rsidR="00062658" w:rsidRPr="00062658" w:rsidDel="00055E81">
          <w:rPr>
            <w:rFonts w:eastAsia="Calibri"/>
            <w:sz w:val="24"/>
            <w:szCs w:val="24"/>
            <w:lang w:val="en-IN"/>
          </w:rPr>
          <w:delText>s</w:delText>
        </w:r>
      </w:del>
      <w:r w:rsidR="00062658" w:rsidRPr="00062658">
        <w:rPr>
          <w:rFonts w:eastAsia="Calibri"/>
          <w:sz w:val="24"/>
          <w:szCs w:val="24"/>
          <w:lang w:val="en-IN"/>
        </w:rPr>
        <w:t xml:space="preserve"> six different algorithms, including logistic regression, K-nearest </w:t>
      </w:r>
      <w:del w:id="16" w:author="Naveed Sharief" w:date="2023-04-25T02:16:00Z">
        <w:r w:rsidR="00062658" w:rsidRPr="00062658" w:rsidDel="00055E81">
          <w:rPr>
            <w:rFonts w:eastAsia="Calibri"/>
            <w:sz w:val="24"/>
            <w:szCs w:val="24"/>
            <w:lang w:val="en-IN"/>
          </w:rPr>
          <w:delText>neighbors</w:delText>
        </w:r>
      </w:del>
      <w:ins w:id="17" w:author="Naveed Sharief" w:date="2023-04-25T02:16:00Z">
        <w:r w:rsidRPr="00062658">
          <w:rPr>
            <w:rFonts w:eastAsia="Calibri"/>
            <w:sz w:val="24"/>
            <w:szCs w:val="24"/>
            <w:lang w:val="en-IN"/>
          </w:rPr>
          <w:t>neighbours</w:t>
        </w:r>
      </w:ins>
      <w:r w:rsidR="00062658" w:rsidRPr="00062658">
        <w:rPr>
          <w:rFonts w:eastAsia="Calibri"/>
          <w:sz w:val="24"/>
          <w:szCs w:val="24"/>
          <w:lang w:val="en-IN"/>
        </w:rPr>
        <w:t xml:space="preserve">, support vector machines, decision tree, random forest, and naive Bayes. The algorithms are trained and tested on a dataset of monkeypox images, which are </w:t>
      </w:r>
      <w:del w:id="18" w:author="Naveed Sharief" w:date="2023-04-25T02:16:00Z">
        <w:r w:rsidR="00062658" w:rsidRPr="00062658" w:rsidDel="00055E81">
          <w:rPr>
            <w:rFonts w:eastAsia="Calibri"/>
            <w:sz w:val="24"/>
            <w:szCs w:val="24"/>
            <w:lang w:val="en-IN"/>
          </w:rPr>
          <w:delText>preprocessed</w:delText>
        </w:r>
      </w:del>
      <w:ins w:id="19" w:author="Naveed Sharief" w:date="2023-04-25T02:16:00Z">
        <w:r w:rsidRPr="00062658">
          <w:rPr>
            <w:rFonts w:eastAsia="Calibri"/>
            <w:sz w:val="24"/>
            <w:szCs w:val="24"/>
            <w:lang w:val="en-IN"/>
          </w:rPr>
          <w:t>pre-processed</w:t>
        </w:r>
      </w:ins>
      <w:r w:rsidR="00062658" w:rsidRPr="00062658">
        <w:rPr>
          <w:rFonts w:eastAsia="Calibri"/>
          <w:sz w:val="24"/>
          <w:szCs w:val="24"/>
          <w:lang w:val="en-IN"/>
        </w:rPr>
        <w:t xml:space="preserve"> using techniques such as image resizing, greyscale conversion, and flattening. The performance of the algorithms is evaluated based on as accuracy</w:t>
      </w:r>
      <w:r w:rsidR="00062658">
        <w:rPr>
          <w:rFonts w:eastAsia="Calibri"/>
          <w:sz w:val="24"/>
          <w:szCs w:val="24"/>
          <w:lang w:val="en-IN"/>
        </w:rPr>
        <w:t xml:space="preserve"> and confusion matrix</w:t>
      </w:r>
      <w:r w:rsidR="00062658" w:rsidRPr="00062658">
        <w:rPr>
          <w:rFonts w:eastAsia="Calibri"/>
          <w:sz w:val="24"/>
          <w:szCs w:val="24"/>
          <w:lang w:val="en-IN"/>
        </w:rPr>
        <w:t xml:space="preserve">. The results show that random forest and </w:t>
      </w:r>
      <w:r w:rsidR="00062658">
        <w:rPr>
          <w:rFonts w:eastAsia="Calibri"/>
          <w:sz w:val="24"/>
          <w:szCs w:val="24"/>
          <w:lang w:val="en-IN"/>
        </w:rPr>
        <w:t>KNN</w:t>
      </w:r>
      <w:r w:rsidR="00062658" w:rsidRPr="00062658">
        <w:rPr>
          <w:rFonts w:eastAsia="Calibri"/>
          <w:sz w:val="24"/>
          <w:szCs w:val="24"/>
          <w:lang w:val="en-IN"/>
        </w:rPr>
        <w:t xml:space="preserve"> algorithms outperform the other algorithms with an accuracy of </w:t>
      </w:r>
      <w:r w:rsidR="00062658">
        <w:rPr>
          <w:rFonts w:eastAsia="Calibri"/>
          <w:sz w:val="24"/>
          <w:szCs w:val="24"/>
          <w:lang w:val="en-IN"/>
        </w:rPr>
        <w:t>around</w:t>
      </w:r>
      <w:r w:rsidR="00062658" w:rsidRPr="00062658">
        <w:rPr>
          <w:rFonts w:eastAsia="Calibri"/>
          <w:sz w:val="24"/>
          <w:szCs w:val="24"/>
          <w:lang w:val="en-IN"/>
        </w:rPr>
        <w:t xml:space="preserve"> </w:t>
      </w:r>
      <w:r w:rsidR="00062658">
        <w:rPr>
          <w:rFonts w:eastAsia="Calibri"/>
          <w:sz w:val="24"/>
          <w:szCs w:val="24"/>
          <w:lang w:val="en-IN"/>
        </w:rPr>
        <w:t>8</w:t>
      </w:r>
      <w:r w:rsidR="00FD1946">
        <w:rPr>
          <w:rFonts w:eastAsia="Calibri"/>
          <w:sz w:val="24"/>
          <w:szCs w:val="24"/>
          <w:lang w:val="en-IN"/>
        </w:rPr>
        <w:t>5</w:t>
      </w:r>
      <w:r w:rsidR="00062658" w:rsidRPr="00062658">
        <w:rPr>
          <w:rFonts w:eastAsia="Calibri"/>
          <w:sz w:val="24"/>
          <w:szCs w:val="24"/>
          <w:lang w:val="en-IN"/>
        </w:rPr>
        <w:t>%. The findings of this study can be useful in developing an automated system for the early detection and diagnosis of monkeypox disease.</w:t>
      </w:r>
    </w:p>
    <w:p w14:paraId="7E3AB62D" w14:textId="77777777" w:rsidR="00CC7E49" w:rsidRPr="00CC7E49" w:rsidRDefault="00CC7E49" w:rsidP="00CC7E49">
      <w:pPr>
        <w:spacing w:after="160" w:line="259" w:lineRule="auto"/>
        <w:jc w:val="left"/>
        <w:rPr>
          <w:rFonts w:eastAsia="Calibri"/>
          <w:sz w:val="24"/>
          <w:szCs w:val="24"/>
          <w:lang w:val="en-IN"/>
        </w:rPr>
      </w:pPr>
    </w:p>
    <w:p w14:paraId="2D6BEB03" w14:textId="77777777" w:rsidR="00CC7E49" w:rsidRPr="00CC7E49" w:rsidRDefault="00CC7E49" w:rsidP="00CC7E49">
      <w:pPr>
        <w:spacing w:after="160" w:line="259" w:lineRule="auto"/>
        <w:jc w:val="left"/>
        <w:rPr>
          <w:rFonts w:eastAsia="Calibri"/>
          <w:sz w:val="24"/>
          <w:szCs w:val="24"/>
          <w:lang w:val="en-IN"/>
        </w:rPr>
      </w:pPr>
    </w:p>
    <w:p w14:paraId="2023A5F0" w14:textId="77777777" w:rsidR="00CC7E49" w:rsidRPr="00CC7E49" w:rsidRDefault="00CC7E49" w:rsidP="00CC7E49">
      <w:pPr>
        <w:spacing w:after="160" w:line="259" w:lineRule="auto"/>
        <w:jc w:val="left"/>
        <w:rPr>
          <w:rFonts w:eastAsia="Calibri"/>
          <w:sz w:val="24"/>
          <w:szCs w:val="24"/>
          <w:lang w:val="en-IN"/>
        </w:rPr>
      </w:pPr>
    </w:p>
    <w:p w14:paraId="12A1A57B" w14:textId="77777777" w:rsidR="00CC7E49" w:rsidRPr="00CC7E49" w:rsidRDefault="00CC7E49" w:rsidP="00CC7E49">
      <w:pPr>
        <w:spacing w:after="160" w:line="259" w:lineRule="auto"/>
        <w:jc w:val="left"/>
        <w:rPr>
          <w:rFonts w:eastAsia="Calibri"/>
          <w:sz w:val="24"/>
          <w:szCs w:val="24"/>
          <w:lang w:val="en-IN"/>
        </w:rPr>
      </w:pPr>
    </w:p>
    <w:p w14:paraId="5E56297D" w14:textId="77777777" w:rsidR="00CC7E49" w:rsidRPr="00CC7E49" w:rsidRDefault="00CC7E49" w:rsidP="00CC7E49">
      <w:pPr>
        <w:spacing w:after="160" w:line="259" w:lineRule="auto"/>
        <w:jc w:val="left"/>
        <w:rPr>
          <w:rFonts w:eastAsia="Calibri"/>
          <w:sz w:val="24"/>
          <w:szCs w:val="24"/>
          <w:lang w:val="en-IN"/>
        </w:rPr>
      </w:pPr>
    </w:p>
    <w:p w14:paraId="2A827707" w14:textId="77777777" w:rsidR="00CC7E49" w:rsidRPr="00CC7E49" w:rsidRDefault="00CC7E49" w:rsidP="00CC7E49">
      <w:pPr>
        <w:spacing w:after="160" w:line="259" w:lineRule="auto"/>
        <w:jc w:val="left"/>
        <w:rPr>
          <w:rFonts w:eastAsia="Calibri"/>
          <w:sz w:val="24"/>
          <w:szCs w:val="24"/>
          <w:lang w:val="en-IN"/>
        </w:rPr>
      </w:pPr>
    </w:p>
    <w:p w14:paraId="6A1D207B" w14:textId="77777777" w:rsidR="00CC7E49" w:rsidRPr="00CC7E49" w:rsidRDefault="00CC7E49" w:rsidP="00CC7E49">
      <w:pPr>
        <w:spacing w:after="160" w:line="259" w:lineRule="auto"/>
        <w:jc w:val="left"/>
        <w:rPr>
          <w:rFonts w:eastAsia="Calibri"/>
          <w:sz w:val="24"/>
          <w:szCs w:val="24"/>
          <w:lang w:val="en-IN"/>
        </w:rPr>
      </w:pPr>
    </w:p>
    <w:p w14:paraId="7A73FFD2" w14:textId="77777777" w:rsidR="00CC7E49" w:rsidRDefault="00CC7E49" w:rsidP="00CC7E49">
      <w:pPr>
        <w:spacing w:after="160" w:line="259" w:lineRule="auto"/>
        <w:jc w:val="left"/>
        <w:rPr>
          <w:rFonts w:eastAsia="Calibri"/>
          <w:sz w:val="24"/>
          <w:szCs w:val="24"/>
          <w:lang w:val="en-IN"/>
        </w:rPr>
      </w:pPr>
    </w:p>
    <w:p w14:paraId="4F2A2621" w14:textId="77777777" w:rsidR="00CC7E49" w:rsidRDefault="00CC7E49" w:rsidP="00CC7E49">
      <w:pPr>
        <w:spacing w:after="160" w:line="259" w:lineRule="auto"/>
        <w:jc w:val="left"/>
        <w:rPr>
          <w:rFonts w:eastAsia="Calibri"/>
          <w:sz w:val="24"/>
          <w:szCs w:val="24"/>
          <w:lang w:val="en-IN"/>
        </w:rPr>
      </w:pPr>
    </w:p>
    <w:p w14:paraId="1F05B029" w14:textId="77777777" w:rsidR="00CC7E49" w:rsidRDefault="00CC7E49" w:rsidP="00CC7E49">
      <w:pPr>
        <w:spacing w:after="160" w:line="259" w:lineRule="auto"/>
        <w:jc w:val="left"/>
        <w:rPr>
          <w:rFonts w:eastAsia="Calibri"/>
          <w:sz w:val="24"/>
          <w:szCs w:val="24"/>
          <w:lang w:val="en-IN"/>
        </w:rPr>
      </w:pPr>
    </w:p>
    <w:p w14:paraId="3843C526" w14:textId="77777777" w:rsidR="00CC7E49" w:rsidRPr="00CC7E49" w:rsidRDefault="00CC7E49" w:rsidP="00CC7E49">
      <w:pPr>
        <w:spacing w:after="160" w:line="259" w:lineRule="auto"/>
        <w:jc w:val="left"/>
        <w:rPr>
          <w:rFonts w:eastAsia="Calibri"/>
          <w:b/>
          <w:bCs/>
          <w:sz w:val="32"/>
          <w:szCs w:val="32"/>
          <w:lang w:val="en-IN"/>
        </w:rPr>
      </w:pPr>
    </w:p>
    <w:p w14:paraId="1AEF1BBF" w14:textId="77777777" w:rsidR="009B5533" w:rsidRDefault="009B5533" w:rsidP="00CC7E49">
      <w:pPr>
        <w:ind w:right="26"/>
        <w:rPr>
          <w:rFonts w:eastAsia="Calibri"/>
          <w:b/>
          <w:bCs/>
          <w:sz w:val="32"/>
          <w:szCs w:val="32"/>
          <w:lang w:val="en-IN"/>
        </w:rPr>
      </w:pPr>
    </w:p>
    <w:p w14:paraId="6208392A" w14:textId="77777777" w:rsidR="009B5533" w:rsidRDefault="009B5533" w:rsidP="00CC7E49">
      <w:pPr>
        <w:ind w:right="26"/>
        <w:rPr>
          <w:rFonts w:eastAsia="Calibri"/>
          <w:b/>
          <w:bCs/>
          <w:sz w:val="32"/>
          <w:szCs w:val="32"/>
          <w:lang w:val="en-IN"/>
        </w:rPr>
      </w:pPr>
    </w:p>
    <w:p w14:paraId="7085E4BC" w14:textId="77777777" w:rsidR="009B5533" w:rsidRDefault="009B5533" w:rsidP="00CC7E49">
      <w:pPr>
        <w:ind w:right="26"/>
        <w:rPr>
          <w:rFonts w:eastAsia="Calibri"/>
          <w:b/>
          <w:bCs/>
          <w:sz w:val="32"/>
          <w:szCs w:val="32"/>
          <w:lang w:val="en-IN"/>
        </w:rPr>
      </w:pPr>
    </w:p>
    <w:p w14:paraId="5BA4F063" w14:textId="77777777" w:rsidR="009F10BA" w:rsidRDefault="009F10BA" w:rsidP="00CC7E49">
      <w:pPr>
        <w:ind w:right="26"/>
        <w:rPr>
          <w:rFonts w:eastAsia="Calibri"/>
          <w:b/>
          <w:bCs/>
          <w:sz w:val="32"/>
          <w:szCs w:val="32"/>
          <w:lang w:val="en-IN"/>
        </w:rPr>
      </w:pPr>
    </w:p>
    <w:p w14:paraId="61A6FBFA" w14:textId="77777777" w:rsidR="009B5533" w:rsidRDefault="009B5533" w:rsidP="00CC7E49">
      <w:pPr>
        <w:ind w:right="26"/>
        <w:rPr>
          <w:rFonts w:eastAsia="Calibri"/>
          <w:b/>
          <w:bCs/>
          <w:sz w:val="32"/>
          <w:szCs w:val="32"/>
          <w:lang w:val="en-IN"/>
        </w:rPr>
      </w:pPr>
    </w:p>
    <w:p w14:paraId="5E1D82E1" w14:textId="77777777" w:rsidR="00CC7E49" w:rsidRPr="00CC7E49" w:rsidRDefault="00CC7E49" w:rsidP="00CC7E49">
      <w:pPr>
        <w:ind w:right="26"/>
        <w:rPr>
          <w:b/>
          <w:bCs/>
          <w:sz w:val="32"/>
          <w:szCs w:val="32"/>
          <w:lang w:val="en-IN"/>
        </w:rPr>
      </w:pPr>
      <w:r w:rsidRPr="00CC7E49">
        <w:rPr>
          <w:rFonts w:eastAsia="Calibri"/>
          <w:b/>
          <w:bCs/>
          <w:sz w:val="32"/>
          <w:szCs w:val="32"/>
          <w:lang w:val="en-IN"/>
        </w:rPr>
        <w:lastRenderedPageBreak/>
        <w:t>CONTENTS</w:t>
      </w:r>
    </w:p>
    <w:p w14:paraId="2D32E282" w14:textId="77777777" w:rsidR="00CC7E49" w:rsidRPr="00CC7E49" w:rsidRDefault="00CC7E49" w:rsidP="00CC7E49">
      <w:pPr>
        <w:widowControl w:val="0"/>
        <w:autoSpaceDE w:val="0"/>
        <w:autoSpaceDN w:val="0"/>
        <w:adjustRightInd w:val="0"/>
        <w:jc w:val="both"/>
        <w:rPr>
          <w:rFonts w:eastAsia="Calibri"/>
          <w:sz w:val="24"/>
          <w:szCs w:val="24"/>
          <w:lang w:val="en-IN"/>
        </w:rPr>
      </w:pPr>
    </w:p>
    <w:p w14:paraId="142856DE" w14:textId="77777777" w:rsidR="00CC7E49" w:rsidRPr="00CC7E49" w:rsidRDefault="00CC7E49" w:rsidP="00CC7E49">
      <w:pPr>
        <w:widowControl w:val="0"/>
        <w:tabs>
          <w:tab w:val="left" w:pos="7830"/>
        </w:tabs>
        <w:autoSpaceDE w:val="0"/>
        <w:autoSpaceDN w:val="0"/>
        <w:adjustRightInd w:val="0"/>
        <w:ind w:left="720"/>
        <w:jc w:val="both"/>
        <w:rPr>
          <w:rFonts w:eastAsia="Calibri"/>
          <w:b/>
          <w:bCs/>
          <w:i/>
          <w:iCs/>
          <w:sz w:val="24"/>
          <w:szCs w:val="24"/>
          <w:lang w:val="en-IN"/>
        </w:rPr>
      </w:pPr>
      <w:r w:rsidRPr="00CC7E49">
        <w:rPr>
          <w:rFonts w:eastAsia="Calibri"/>
          <w:b/>
          <w:bCs/>
          <w:i/>
          <w:iCs/>
          <w:sz w:val="24"/>
          <w:szCs w:val="24"/>
          <w:lang w:val="en-IN"/>
        </w:rPr>
        <w:t>ABSTRACT</w:t>
      </w:r>
      <w:r w:rsidRPr="00CC7E49">
        <w:rPr>
          <w:rFonts w:eastAsia="Calibri"/>
          <w:b/>
          <w:bCs/>
          <w:i/>
          <w:iCs/>
          <w:sz w:val="24"/>
          <w:szCs w:val="24"/>
          <w:lang w:val="en-IN"/>
        </w:rPr>
        <w:tab/>
      </w:r>
      <w:r w:rsidRPr="00CC7E49">
        <w:rPr>
          <w:rFonts w:eastAsia="Calibri"/>
          <w:b/>
          <w:bCs/>
          <w:i/>
          <w:iCs/>
          <w:sz w:val="24"/>
          <w:szCs w:val="24"/>
          <w:lang w:val="en-IN"/>
        </w:rPr>
        <w:tab/>
        <w:t>iv</w:t>
      </w:r>
    </w:p>
    <w:p w14:paraId="6A993A9E" w14:textId="77777777" w:rsidR="00CC7E49" w:rsidRPr="00CC7E49" w:rsidRDefault="00CC7E49" w:rsidP="00CC7E49">
      <w:pPr>
        <w:autoSpaceDE w:val="0"/>
        <w:autoSpaceDN w:val="0"/>
        <w:adjustRightInd w:val="0"/>
        <w:ind w:left="2160" w:hanging="2160"/>
        <w:jc w:val="both"/>
        <w:rPr>
          <w:b/>
          <w:sz w:val="28"/>
          <w:szCs w:val="28"/>
          <w:lang w:val="en-IN"/>
        </w:rPr>
      </w:pPr>
      <w:r w:rsidRPr="00CC7E49">
        <w:rPr>
          <w:b/>
          <w:sz w:val="28"/>
          <w:szCs w:val="28"/>
          <w:lang w:val="en-IN"/>
        </w:rPr>
        <w:t>Chapter No.</w:t>
      </w:r>
      <w:r w:rsidRPr="00CC7E49">
        <w:rPr>
          <w:b/>
          <w:sz w:val="24"/>
          <w:szCs w:val="24"/>
          <w:lang w:val="en-IN"/>
        </w:rPr>
        <w:tab/>
      </w:r>
      <w:r w:rsidRPr="00CC7E49">
        <w:rPr>
          <w:b/>
          <w:sz w:val="28"/>
          <w:szCs w:val="28"/>
          <w:lang w:val="en-IN"/>
        </w:rPr>
        <w:t xml:space="preserve">Title </w:t>
      </w:r>
      <w:r w:rsidRPr="00CC7E49">
        <w:rPr>
          <w:b/>
          <w:sz w:val="28"/>
          <w:szCs w:val="28"/>
          <w:lang w:val="en-IN"/>
        </w:rPr>
        <w:tab/>
      </w:r>
      <w:r w:rsidRPr="00CC7E49">
        <w:rPr>
          <w:b/>
          <w:sz w:val="28"/>
          <w:szCs w:val="28"/>
          <w:lang w:val="en-IN"/>
        </w:rPr>
        <w:tab/>
      </w:r>
      <w:r w:rsidRPr="00CC7E49">
        <w:rPr>
          <w:b/>
          <w:sz w:val="28"/>
          <w:szCs w:val="28"/>
          <w:lang w:val="en-IN"/>
        </w:rPr>
        <w:tab/>
      </w:r>
      <w:r w:rsidRPr="00CC7E49">
        <w:rPr>
          <w:b/>
          <w:sz w:val="28"/>
          <w:szCs w:val="28"/>
          <w:lang w:val="en-IN"/>
        </w:rPr>
        <w:tab/>
      </w:r>
      <w:r w:rsidRPr="00CC7E49">
        <w:rPr>
          <w:b/>
          <w:sz w:val="28"/>
          <w:szCs w:val="28"/>
          <w:lang w:val="en-IN"/>
        </w:rPr>
        <w:tab/>
      </w:r>
      <w:r w:rsidRPr="00CC7E49">
        <w:rPr>
          <w:b/>
          <w:sz w:val="28"/>
          <w:szCs w:val="28"/>
          <w:lang w:val="en-IN"/>
        </w:rPr>
        <w:tab/>
      </w:r>
      <w:r w:rsidRPr="00CC7E49">
        <w:rPr>
          <w:b/>
          <w:sz w:val="28"/>
          <w:szCs w:val="28"/>
          <w:lang w:val="en-IN"/>
        </w:rPr>
        <w:tab/>
        <w:t xml:space="preserve">   Page No.</w:t>
      </w:r>
    </w:p>
    <w:p w14:paraId="136AB38A" w14:textId="77777777" w:rsidR="00CC7E49" w:rsidRPr="00CC7E49" w:rsidRDefault="00CC7E49" w:rsidP="00CC7E49">
      <w:pPr>
        <w:autoSpaceDE w:val="0"/>
        <w:autoSpaceDN w:val="0"/>
        <w:adjustRightInd w:val="0"/>
        <w:ind w:left="2160" w:hanging="2160"/>
        <w:jc w:val="both"/>
        <w:rPr>
          <w:b/>
          <w:sz w:val="28"/>
          <w:szCs w:val="28"/>
          <w:lang w:val="en-IN"/>
        </w:rPr>
      </w:pPr>
      <w:r w:rsidRPr="00CC7E49">
        <w:rPr>
          <w:b/>
          <w:sz w:val="28"/>
          <w:szCs w:val="28"/>
          <w:lang w:val="en-IN"/>
        </w:rPr>
        <w:t xml:space="preserve">           1</w:t>
      </w:r>
      <w:r w:rsidRPr="00CC7E49">
        <w:rPr>
          <w:b/>
          <w:sz w:val="28"/>
          <w:szCs w:val="28"/>
          <w:lang w:val="en-IN"/>
        </w:rPr>
        <w:tab/>
        <w:t>INTRODUCTION</w:t>
      </w:r>
      <w:r w:rsidRPr="00CC7E49">
        <w:rPr>
          <w:b/>
          <w:sz w:val="28"/>
          <w:szCs w:val="28"/>
          <w:lang w:val="en-IN"/>
        </w:rPr>
        <w:tab/>
      </w:r>
      <w:r w:rsidRPr="00CC7E49">
        <w:rPr>
          <w:b/>
          <w:sz w:val="28"/>
          <w:szCs w:val="28"/>
          <w:lang w:val="en-IN"/>
        </w:rPr>
        <w:tab/>
      </w:r>
      <w:r w:rsidRPr="00CC7E49">
        <w:rPr>
          <w:b/>
          <w:sz w:val="28"/>
          <w:szCs w:val="28"/>
          <w:lang w:val="en-IN"/>
        </w:rPr>
        <w:tab/>
      </w:r>
      <w:r w:rsidRPr="00CC7E49">
        <w:rPr>
          <w:b/>
          <w:sz w:val="28"/>
          <w:szCs w:val="28"/>
          <w:lang w:val="en-IN"/>
        </w:rPr>
        <w:tab/>
      </w:r>
      <w:r w:rsidRPr="00CC7E49">
        <w:rPr>
          <w:b/>
          <w:sz w:val="28"/>
          <w:szCs w:val="28"/>
          <w:lang w:val="en-IN"/>
        </w:rPr>
        <w:tab/>
      </w:r>
      <w:r w:rsidRPr="001620E8">
        <w:rPr>
          <w:sz w:val="24"/>
          <w:szCs w:val="24"/>
          <w:lang w:val="en-IN"/>
        </w:rPr>
        <w:t>01</w:t>
      </w:r>
    </w:p>
    <w:p w14:paraId="7F767D6F" w14:textId="77777777" w:rsidR="00CC7E49" w:rsidRPr="00CC7E49" w:rsidRDefault="00CC7E49" w:rsidP="00CC7E49">
      <w:pPr>
        <w:tabs>
          <w:tab w:val="left" w:pos="1440"/>
        </w:tabs>
        <w:ind w:left="2160"/>
        <w:jc w:val="both"/>
        <w:rPr>
          <w:bCs/>
          <w:sz w:val="24"/>
          <w:szCs w:val="24"/>
          <w:lang w:val="en-IN"/>
        </w:rPr>
      </w:pPr>
      <w:r w:rsidRPr="00CC7E49">
        <w:rPr>
          <w:bCs/>
          <w:sz w:val="28"/>
          <w:szCs w:val="28"/>
          <w:lang w:val="en-IN"/>
        </w:rPr>
        <w:t>1</w:t>
      </w:r>
      <w:r w:rsidRPr="00CC7E49">
        <w:rPr>
          <w:bCs/>
          <w:sz w:val="24"/>
          <w:szCs w:val="24"/>
          <w:lang w:val="en-IN"/>
        </w:rPr>
        <w:t>.1</w:t>
      </w:r>
      <w:r w:rsidRPr="00CC7E49">
        <w:rPr>
          <w:bCs/>
          <w:sz w:val="24"/>
          <w:szCs w:val="24"/>
          <w:lang w:val="en-IN"/>
        </w:rPr>
        <w:tab/>
        <w:t>Problem Statement</w:t>
      </w:r>
      <w:r w:rsidRPr="00CC7E49">
        <w:rPr>
          <w:bCs/>
          <w:sz w:val="24"/>
          <w:szCs w:val="24"/>
          <w:lang w:val="en-IN"/>
        </w:rPr>
        <w:tab/>
      </w:r>
      <w:r w:rsidRPr="00CC7E49">
        <w:rPr>
          <w:bCs/>
          <w:sz w:val="24"/>
          <w:szCs w:val="24"/>
          <w:lang w:val="en-IN"/>
        </w:rPr>
        <w:tab/>
      </w:r>
      <w:r w:rsidRPr="00CC7E49">
        <w:rPr>
          <w:bCs/>
          <w:sz w:val="24"/>
          <w:szCs w:val="24"/>
          <w:lang w:val="en-IN"/>
        </w:rPr>
        <w:tab/>
      </w:r>
      <w:r w:rsidRPr="00CC7E49">
        <w:rPr>
          <w:bCs/>
          <w:sz w:val="24"/>
          <w:szCs w:val="24"/>
          <w:lang w:val="en-IN"/>
        </w:rPr>
        <w:tab/>
      </w:r>
      <w:r w:rsidRPr="00CC7E49">
        <w:rPr>
          <w:bCs/>
          <w:sz w:val="24"/>
          <w:szCs w:val="24"/>
          <w:lang w:val="en-IN"/>
        </w:rPr>
        <w:tab/>
        <w:t>01</w:t>
      </w:r>
    </w:p>
    <w:p w14:paraId="7FB71663" w14:textId="77777777" w:rsidR="00CC7E49" w:rsidRPr="00CC7E49" w:rsidRDefault="00CC7E49" w:rsidP="00CC7E49">
      <w:pPr>
        <w:tabs>
          <w:tab w:val="left" w:pos="1440"/>
        </w:tabs>
        <w:ind w:left="2160"/>
        <w:jc w:val="both"/>
        <w:rPr>
          <w:caps/>
          <w:sz w:val="24"/>
          <w:szCs w:val="24"/>
          <w:lang w:val="en-IN"/>
        </w:rPr>
      </w:pPr>
      <w:r w:rsidRPr="00CC7E49">
        <w:rPr>
          <w:caps/>
          <w:sz w:val="24"/>
          <w:szCs w:val="24"/>
          <w:lang w:val="en-IN"/>
        </w:rPr>
        <w:t>1.2</w:t>
      </w:r>
      <w:r w:rsidRPr="00CC7E49">
        <w:rPr>
          <w:caps/>
          <w:sz w:val="24"/>
          <w:szCs w:val="24"/>
          <w:lang w:val="en-IN"/>
        </w:rPr>
        <w:tab/>
      </w:r>
      <w:r w:rsidR="003250D8">
        <w:rPr>
          <w:sz w:val="24"/>
          <w:szCs w:val="24"/>
          <w:lang w:val="en-IN"/>
        </w:rPr>
        <w:t>Existing System</w:t>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r>
      <w:r w:rsidRPr="00CC7E49">
        <w:rPr>
          <w:caps/>
          <w:sz w:val="24"/>
          <w:szCs w:val="24"/>
          <w:lang w:val="en-IN"/>
        </w:rPr>
        <w:t>0</w:t>
      </w:r>
      <w:r w:rsidR="001620E8">
        <w:rPr>
          <w:caps/>
          <w:sz w:val="24"/>
          <w:szCs w:val="24"/>
          <w:lang w:val="en-IN"/>
        </w:rPr>
        <w:t>1</w:t>
      </w:r>
    </w:p>
    <w:p w14:paraId="2DE2D8F7" w14:textId="2ED399D9" w:rsidR="00CC7E49" w:rsidRPr="00CC7E49" w:rsidRDefault="00CC7E49" w:rsidP="00CC7E49">
      <w:pPr>
        <w:tabs>
          <w:tab w:val="left" w:pos="1440"/>
        </w:tabs>
        <w:ind w:left="2160"/>
        <w:jc w:val="both"/>
        <w:rPr>
          <w:sz w:val="24"/>
          <w:szCs w:val="24"/>
          <w:lang w:val="en-IN"/>
        </w:rPr>
      </w:pPr>
      <w:r w:rsidRPr="00CC7E49">
        <w:rPr>
          <w:caps/>
          <w:sz w:val="24"/>
          <w:szCs w:val="24"/>
          <w:lang w:val="en-IN"/>
        </w:rPr>
        <w:t>1.3</w:t>
      </w:r>
      <w:r w:rsidRPr="00CC7E49">
        <w:rPr>
          <w:caps/>
          <w:sz w:val="24"/>
          <w:szCs w:val="24"/>
          <w:lang w:val="en-IN"/>
        </w:rPr>
        <w:tab/>
      </w:r>
      <w:r w:rsidRPr="00CC7E49">
        <w:rPr>
          <w:sz w:val="24"/>
          <w:szCs w:val="24"/>
          <w:lang w:val="en-IN"/>
        </w:rPr>
        <w:t>Proposed System</w:t>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t>0</w:t>
      </w:r>
      <w:ins w:id="20" w:author="Naveed Sharief" w:date="2023-04-25T03:04:00Z">
        <w:r w:rsidR="001D3654">
          <w:rPr>
            <w:sz w:val="24"/>
            <w:szCs w:val="24"/>
            <w:lang w:val="en-IN"/>
          </w:rPr>
          <w:t>1</w:t>
        </w:r>
      </w:ins>
      <w:del w:id="21" w:author="Naveed Sharief" w:date="2023-04-25T03:04:00Z">
        <w:r w:rsidR="003250D8" w:rsidDel="001D3654">
          <w:rPr>
            <w:sz w:val="24"/>
            <w:szCs w:val="24"/>
            <w:lang w:val="en-IN"/>
          </w:rPr>
          <w:delText>2</w:delText>
        </w:r>
      </w:del>
    </w:p>
    <w:p w14:paraId="72AA3F17" w14:textId="6C88791F" w:rsidR="00CC7E49" w:rsidRPr="00CC7E49" w:rsidRDefault="00CC7E49" w:rsidP="00CC7E49">
      <w:pPr>
        <w:tabs>
          <w:tab w:val="left" w:pos="1440"/>
        </w:tabs>
        <w:ind w:left="2160"/>
        <w:jc w:val="both"/>
        <w:rPr>
          <w:sz w:val="24"/>
          <w:szCs w:val="24"/>
          <w:lang w:val="en-IN"/>
        </w:rPr>
      </w:pPr>
      <w:r w:rsidRPr="00CC7E49">
        <w:rPr>
          <w:sz w:val="24"/>
          <w:szCs w:val="24"/>
          <w:lang w:val="en-IN"/>
        </w:rPr>
        <w:t>1.4</w:t>
      </w:r>
      <w:r w:rsidRPr="00CC7E49">
        <w:rPr>
          <w:sz w:val="24"/>
          <w:szCs w:val="24"/>
          <w:lang w:val="en-IN"/>
        </w:rPr>
        <w:tab/>
        <w:t>Objectives</w:t>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t>0</w:t>
      </w:r>
      <w:ins w:id="22" w:author="Naveed Sharief" w:date="2023-04-25T03:04:00Z">
        <w:r w:rsidR="001D3654">
          <w:rPr>
            <w:sz w:val="24"/>
            <w:szCs w:val="24"/>
            <w:lang w:val="en-IN"/>
          </w:rPr>
          <w:t>1</w:t>
        </w:r>
      </w:ins>
      <w:del w:id="23" w:author="Naveed Sharief" w:date="2023-04-25T03:04:00Z">
        <w:r w:rsidR="003250D8" w:rsidDel="001D3654">
          <w:rPr>
            <w:sz w:val="24"/>
            <w:szCs w:val="24"/>
            <w:lang w:val="en-IN"/>
          </w:rPr>
          <w:delText>2</w:delText>
        </w:r>
      </w:del>
    </w:p>
    <w:p w14:paraId="08433A83" w14:textId="77777777" w:rsidR="00CC7E49" w:rsidRPr="00CC7E49" w:rsidRDefault="00CC7E49" w:rsidP="00CC7E49">
      <w:pPr>
        <w:tabs>
          <w:tab w:val="left" w:pos="1440"/>
        </w:tabs>
        <w:ind w:left="2160"/>
        <w:jc w:val="both"/>
        <w:rPr>
          <w:caps/>
          <w:sz w:val="24"/>
          <w:szCs w:val="24"/>
          <w:lang w:val="en-IN"/>
        </w:rPr>
      </w:pPr>
      <w:r w:rsidRPr="00CC7E49">
        <w:rPr>
          <w:sz w:val="24"/>
          <w:szCs w:val="24"/>
          <w:lang w:val="en-IN"/>
        </w:rPr>
        <w:t>1.5</w:t>
      </w:r>
      <w:r w:rsidRPr="00CC7E49">
        <w:rPr>
          <w:sz w:val="24"/>
          <w:szCs w:val="24"/>
          <w:lang w:val="en-IN"/>
        </w:rPr>
        <w:tab/>
        <w:t>Architecture</w:t>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r>
      <w:r w:rsidRPr="00CC7E49">
        <w:rPr>
          <w:sz w:val="24"/>
          <w:szCs w:val="24"/>
          <w:lang w:val="en-IN"/>
        </w:rPr>
        <w:tab/>
        <w:t>0</w:t>
      </w:r>
      <w:r w:rsidR="003250D8">
        <w:rPr>
          <w:sz w:val="24"/>
          <w:szCs w:val="24"/>
          <w:lang w:val="en-IN"/>
        </w:rPr>
        <w:t>2</w:t>
      </w:r>
    </w:p>
    <w:p w14:paraId="16286F76" w14:textId="77777777" w:rsidR="00CC7E49" w:rsidRPr="001620E8" w:rsidRDefault="00CC7E49" w:rsidP="00CC7E49">
      <w:pPr>
        <w:ind w:firstLine="720"/>
        <w:jc w:val="both"/>
        <w:rPr>
          <w:b/>
          <w:bCs/>
          <w:caps/>
          <w:color w:val="000000"/>
          <w:sz w:val="24"/>
          <w:szCs w:val="24"/>
          <w:lang w:val="en-IN"/>
        </w:rPr>
      </w:pPr>
      <w:r w:rsidRPr="00CC7E49">
        <w:rPr>
          <w:b/>
          <w:caps/>
          <w:sz w:val="28"/>
          <w:szCs w:val="28"/>
          <w:lang w:val="en-IN"/>
        </w:rPr>
        <w:t>2</w:t>
      </w:r>
      <w:r w:rsidRPr="00CC7E49">
        <w:rPr>
          <w:b/>
          <w:caps/>
          <w:sz w:val="28"/>
          <w:szCs w:val="28"/>
          <w:lang w:val="en-IN"/>
        </w:rPr>
        <w:tab/>
      </w:r>
      <w:r w:rsidRPr="00CC7E49">
        <w:rPr>
          <w:b/>
          <w:caps/>
          <w:sz w:val="28"/>
          <w:szCs w:val="28"/>
          <w:lang w:val="en-IN"/>
        </w:rPr>
        <w:tab/>
      </w:r>
      <w:r w:rsidRPr="00CC7E49">
        <w:rPr>
          <w:b/>
          <w:bCs/>
          <w:caps/>
          <w:color w:val="000000"/>
          <w:sz w:val="28"/>
          <w:szCs w:val="28"/>
          <w:lang w:val="en-IN"/>
        </w:rPr>
        <w:t>Literature survey</w:t>
      </w:r>
      <w:r w:rsidRPr="00CC7E49">
        <w:rPr>
          <w:b/>
          <w:bCs/>
          <w:caps/>
          <w:color w:val="000000"/>
          <w:sz w:val="28"/>
          <w:szCs w:val="28"/>
          <w:lang w:val="en-IN"/>
        </w:rPr>
        <w:tab/>
      </w:r>
      <w:r w:rsidRPr="00CC7E49">
        <w:rPr>
          <w:b/>
          <w:bCs/>
          <w:caps/>
          <w:color w:val="000000"/>
          <w:sz w:val="28"/>
          <w:szCs w:val="28"/>
          <w:lang w:val="en-IN"/>
        </w:rPr>
        <w:tab/>
      </w:r>
      <w:r w:rsidRPr="00CC7E49">
        <w:rPr>
          <w:b/>
          <w:bCs/>
          <w:caps/>
          <w:color w:val="000000"/>
          <w:sz w:val="28"/>
          <w:szCs w:val="28"/>
          <w:lang w:val="en-IN"/>
        </w:rPr>
        <w:tab/>
      </w:r>
      <w:r w:rsidRPr="00CC7E49">
        <w:rPr>
          <w:b/>
          <w:bCs/>
          <w:caps/>
          <w:color w:val="000000"/>
          <w:sz w:val="28"/>
          <w:szCs w:val="28"/>
          <w:lang w:val="en-IN"/>
        </w:rPr>
        <w:tab/>
      </w:r>
      <w:r w:rsidRPr="001620E8">
        <w:rPr>
          <w:bCs/>
          <w:caps/>
          <w:color w:val="000000"/>
          <w:sz w:val="24"/>
          <w:szCs w:val="24"/>
          <w:lang w:val="en-IN"/>
        </w:rPr>
        <w:t>0</w:t>
      </w:r>
      <w:r w:rsidR="003250D8" w:rsidRPr="001620E8">
        <w:rPr>
          <w:bCs/>
          <w:caps/>
          <w:color w:val="000000"/>
          <w:sz w:val="24"/>
          <w:szCs w:val="24"/>
          <w:lang w:val="en-IN"/>
        </w:rPr>
        <w:t>3</w:t>
      </w:r>
    </w:p>
    <w:p w14:paraId="2848BA5D" w14:textId="77777777" w:rsidR="00CC7E49" w:rsidRPr="00CC7E49" w:rsidRDefault="00CC7E49" w:rsidP="00CC7E49">
      <w:pPr>
        <w:ind w:left="2160"/>
        <w:jc w:val="both"/>
        <w:rPr>
          <w:bCs/>
          <w:caps/>
          <w:color w:val="000000"/>
          <w:sz w:val="24"/>
          <w:szCs w:val="24"/>
          <w:lang w:val="en-IN"/>
        </w:rPr>
      </w:pPr>
      <w:r w:rsidRPr="00CC7E49">
        <w:rPr>
          <w:bCs/>
          <w:caps/>
          <w:color w:val="000000"/>
          <w:sz w:val="24"/>
          <w:szCs w:val="24"/>
          <w:lang w:val="en-IN"/>
        </w:rPr>
        <w:t xml:space="preserve">2.1 </w:t>
      </w:r>
      <w:r w:rsidRPr="00CC7E49">
        <w:rPr>
          <w:bCs/>
          <w:color w:val="000000"/>
          <w:sz w:val="24"/>
          <w:szCs w:val="24"/>
          <w:lang w:val="en-IN"/>
        </w:rPr>
        <w:tab/>
        <w:t>Analysis of the Survey</w:t>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aps/>
          <w:color w:val="000000"/>
          <w:sz w:val="24"/>
          <w:szCs w:val="24"/>
          <w:lang w:val="en-IN"/>
        </w:rPr>
        <w:t>0</w:t>
      </w:r>
      <w:r w:rsidR="003250D8">
        <w:rPr>
          <w:bCs/>
          <w:caps/>
          <w:color w:val="000000"/>
          <w:sz w:val="24"/>
          <w:szCs w:val="24"/>
          <w:lang w:val="en-IN"/>
        </w:rPr>
        <w:t>3</w:t>
      </w:r>
    </w:p>
    <w:p w14:paraId="092259FB" w14:textId="77777777" w:rsidR="00CC7E49" w:rsidRPr="00CC7E49" w:rsidRDefault="00CC7E49" w:rsidP="00CC7E49">
      <w:pPr>
        <w:jc w:val="both"/>
        <w:rPr>
          <w:b/>
          <w:bCs/>
          <w:color w:val="000000"/>
          <w:sz w:val="28"/>
          <w:szCs w:val="24"/>
          <w:lang w:val="en-IN"/>
        </w:rPr>
      </w:pPr>
      <w:r w:rsidRPr="00CC7E49">
        <w:rPr>
          <w:b/>
          <w:bCs/>
          <w:color w:val="000000"/>
          <w:sz w:val="28"/>
          <w:szCs w:val="24"/>
          <w:lang w:val="en-IN"/>
        </w:rPr>
        <w:tab/>
        <w:t>3.</w:t>
      </w:r>
      <w:r w:rsidRPr="00CC7E49">
        <w:rPr>
          <w:b/>
          <w:bCs/>
          <w:color w:val="000000"/>
          <w:sz w:val="28"/>
          <w:szCs w:val="24"/>
          <w:lang w:val="en-IN"/>
        </w:rPr>
        <w:tab/>
      </w:r>
      <w:r w:rsidRPr="00CC7E49">
        <w:rPr>
          <w:b/>
          <w:bCs/>
          <w:color w:val="000000"/>
          <w:sz w:val="28"/>
          <w:szCs w:val="24"/>
          <w:lang w:val="en-IN"/>
        </w:rPr>
        <w:tab/>
      </w:r>
      <w:r w:rsidRPr="00CC7E49">
        <w:rPr>
          <w:b/>
          <w:bCs/>
          <w:caps/>
          <w:color w:val="000000"/>
          <w:sz w:val="28"/>
          <w:szCs w:val="24"/>
          <w:lang w:val="en-IN"/>
        </w:rPr>
        <w:t>Data pre-processing</w:t>
      </w:r>
      <w:r w:rsidRPr="00CC7E49">
        <w:rPr>
          <w:b/>
          <w:bCs/>
          <w:caps/>
          <w:color w:val="000000"/>
          <w:sz w:val="28"/>
          <w:szCs w:val="24"/>
          <w:lang w:val="en-IN"/>
        </w:rPr>
        <w:tab/>
      </w:r>
      <w:r w:rsidRPr="00CC7E49">
        <w:rPr>
          <w:b/>
          <w:bCs/>
          <w:color w:val="000000"/>
          <w:sz w:val="28"/>
          <w:szCs w:val="24"/>
          <w:lang w:val="en-IN"/>
        </w:rPr>
        <w:tab/>
      </w:r>
      <w:r w:rsidRPr="00CC7E49">
        <w:rPr>
          <w:b/>
          <w:bCs/>
          <w:color w:val="000000"/>
          <w:sz w:val="28"/>
          <w:szCs w:val="24"/>
          <w:lang w:val="en-IN"/>
        </w:rPr>
        <w:tab/>
      </w:r>
      <w:r w:rsidRPr="00CC7E49">
        <w:rPr>
          <w:b/>
          <w:bCs/>
          <w:color w:val="000000"/>
          <w:sz w:val="28"/>
          <w:szCs w:val="24"/>
          <w:lang w:val="en-IN"/>
        </w:rPr>
        <w:tab/>
      </w:r>
      <w:r w:rsidRPr="00CC7E49">
        <w:rPr>
          <w:bCs/>
          <w:color w:val="000000"/>
          <w:sz w:val="24"/>
          <w:lang w:val="en-IN"/>
        </w:rPr>
        <w:t>0</w:t>
      </w:r>
      <w:r w:rsidR="008441A3">
        <w:rPr>
          <w:bCs/>
          <w:color w:val="000000"/>
          <w:sz w:val="24"/>
          <w:lang w:val="en-IN"/>
        </w:rPr>
        <w:t>5</w:t>
      </w:r>
    </w:p>
    <w:p w14:paraId="05E29DA5" w14:textId="0FDAEB74" w:rsidR="00CC7E49" w:rsidRDefault="00CC7E49" w:rsidP="00CC7E49">
      <w:pPr>
        <w:jc w:val="both"/>
        <w:rPr>
          <w:bCs/>
          <w:color w:val="000000"/>
          <w:sz w:val="24"/>
          <w:szCs w:val="24"/>
          <w:lang w:val="en-IN"/>
        </w:rPr>
      </w:pP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3.1</w:t>
      </w:r>
      <w:r w:rsidRPr="00CC7E49">
        <w:rPr>
          <w:bCs/>
          <w:color w:val="000000"/>
          <w:sz w:val="24"/>
          <w:szCs w:val="24"/>
          <w:lang w:val="en-IN"/>
        </w:rPr>
        <w:tab/>
        <w:t>Dataset Description</w:t>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0</w:t>
      </w:r>
      <w:ins w:id="24" w:author="Naveed Sharief" w:date="2023-04-25T03:05:00Z">
        <w:r w:rsidR="001D3654">
          <w:rPr>
            <w:bCs/>
            <w:color w:val="000000"/>
            <w:sz w:val="24"/>
            <w:szCs w:val="24"/>
            <w:lang w:val="en-IN"/>
          </w:rPr>
          <w:t>6</w:t>
        </w:r>
      </w:ins>
      <w:del w:id="25" w:author="Naveed Sharief" w:date="2023-04-25T03:05:00Z">
        <w:r w:rsidR="001620E8" w:rsidDel="001D3654">
          <w:rPr>
            <w:bCs/>
            <w:color w:val="000000"/>
            <w:sz w:val="24"/>
            <w:szCs w:val="24"/>
            <w:lang w:val="en-IN"/>
          </w:rPr>
          <w:delText>5</w:delText>
        </w:r>
      </w:del>
    </w:p>
    <w:p w14:paraId="61C683E7" w14:textId="57653A91" w:rsidR="00E93563" w:rsidRPr="00CC7E49" w:rsidDel="001D3654" w:rsidRDefault="00E93563" w:rsidP="00CC7E49">
      <w:pPr>
        <w:jc w:val="both"/>
        <w:rPr>
          <w:del w:id="26" w:author="Naveed Sharief" w:date="2023-04-25T03:06:00Z"/>
          <w:bCs/>
          <w:color w:val="000000"/>
          <w:sz w:val="24"/>
          <w:szCs w:val="24"/>
          <w:lang w:val="en-IN"/>
        </w:rPr>
      </w:pPr>
      <w:r>
        <w:rPr>
          <w:bCs/>
          <w:color w:val="000000"/>
          <w:sz w:val="24"/>
          <w:szCs w:val="24"/>
          <w:lang w:val="en-IN"/>
        </w:rPr>
        <w:tab/>
      </w:r>
      <w:r>
        <w:rPr>
          <w:bCs/>
          <w:color w:val="000000"/>
          <w:sz w:val="24"/>
          <w:szCs w:val="24"/>
          <w:lang w:val="en-IN"/>
        </w:rPr>
        <w:tab/>
      </w:r>
      <w:r>
        <w:rPr>
          <w:bCs/>
          <w:color w:val="000000"/>
          <w:sz w:val="24"/>
          <w:szCs w:val="24"/>
          <w:lang w:val="en-IN"/>
        </w:rPr>
        <w:tab/>
        <w:t>3.2</w:t>
      </w:r>
      <w:r>
        <w:rPr>
          <w:bCs/>
          <w:color w:val="000000"/>
          <w:sz w:val="24"/>
          <w:szCs w:val="24"/>
          <w:lang w:val="en-IN"/>
        </w:rPr>
        <w:tab/>
      </w:r>
      <w:r w:rsidR="00584B9D" w:rsidRPr="00D24698">
        <w:rPr>
          <w:bCs/>
          <w:color w:val="000000"/>
          <w:sz w:val="24"/>
          <w:szCs w:val="24"/>
          <w:lang w:val="en-IN"/>
        </w:rPr>
        <w:t>P</w:t>
      </w:r>
      <w:r w:rsidR="00584B9D">
        <w:rPr>
          <w:bCs/>
          <w:color w:val="000000"/>
          <w:sz w:val="24"/>
          <w:szCs w:val="24"/>
          <w:lang w:val="en-IN"/>
        </w:rPr>
        <w:t>re-processing</w:t>
      </w:r>
      <w:ins w:id="27" w:author="Naveed Sharief" w:date="2023-04-25T03:06:00Z">
        <w:r w:rsidR="001D3654">
          <w:rPr>
            <w:bCs/>
            <w:color w:val="000000"/>
            <w:sz w:val="24"/>
            <w:szCs w:val="24"/>
            <w:lang w:val="en-IN"/>
          </w:rPr>
          <w:tab/>
        </w:r>
        <w:r w:rsidR="001D3654">
          <w:rPr>
            <w:bCs/>
            <w:color w:val="000000"/>
            <w:sz w:val="24"/>
            <w:szCs w:val="24"/>
            <w:lang w:val="en-IN"/>
          </w:rPr>
          <w:tab/>
        </w:r>
        <w:r w:rsidR="001D3654">
          <w:rPr>
            <w:bCs/>
            <w:color w:val="000000"/>
            <w:sz w:val="24"/>
            <w:szCs w:val="24"/>
            <w:lang w:val="en-IN"/>
          </w:rPr>
          <w:tab/>
        </w:r>
        <w:r w:rsidR="001D3654">
          <w:rPr>
            <w:bCs/>
            <w:color w:val="000000"/>
            <w:sz w:val="24"/>
            <w:szCs w:val="24"/>
            <w:lang w:val="en-IN"/>
          </w:rPr>
          <w:tab/>
        </w:r>
      </w:ins>
      <w:del w:id="28" w:author="Naveed Sharief" w:date="2023-04-25T03:06:00Z">
        <w:r w:rsidR="00D24698" w:rsidDel="001D3654">
          <w:rPr>
            <w:bCs/>
            <w:color w:val="000000"/>
            <w:sz w:val="24"/>
            <w:szCs w:val="24"/>
            <w:lang w:val="en-IN"/>
          </w:rPr>
          <w:delText xml:space="preserve"> through Standardscaler</w:delText>
        </w:r>
      </w:del>
      <w:r>
        <w:rPr>
          <w:bCs/>
          <w:color w:val="000000"/>
          <w:sz w:val="24"/>
          <w:szCs w:val="24"/>
          <w:lang w:val="en-IN"/>
        </w:rPr>
        <w:tab/>
      </w:r>
      <w:r>
        <w:rPr>
          <w:bCs/>
          <w:color w:val="000000"/>
          <w:sz w:val="24"/>
          <w:szCs w:val="24"/>
          <w:lang w:val="en-IN"/>
        </w:rPr>
        <w:tab/>
        <w:t>0</w:t>
      </w:r>
      <w:ins w:id="29" w:author="Naveed Sharief" w:date="2023-04-25T03:06:00Z">
        <w:r w:rsidR="001D3654">
          <w:rPr>
            <w:bCs/>
            <w:color w:val="000000"/>
            <w:sz w:val="24"/>
            <w:szCs w:val="24"/>
            <w:lang w:val="en-IN"/>
          </w:rPr>
          <w:t>6</w:t>
        </w:r>
      </w:ins>
      <w:del w:id="30" w:author="Naveed Sharief" w:date="2023-04-25T03:06:00Z">
        <w:r w:rsidR="001620E8" w:rsidDel="001D3654">
          <w:rPr>
            <w:bCs/>
            <w:color w:val="000000"/>
            <w:sz w:val="24"/>
            <w:szCs w:val="24"/>
            <w:lang w:val="en-IN"/>
          </w:rPr>
          <w:delText>7</w:delText>
        </w:r>
      </w:del>
    </w:p>
    <w:p w14:paraId="17BF2144" w14:textId="0F58E998" w:rsidR="00CC7E49" w:rsidRPr="00CC7E49" w:rsidRDefault="00CC7E49" w:rsidP="00CC7E49">
      <w:pPr>
        <w:jc w:val="both"/>
        <w:rPr>
          <w:bCs/>
          <w:color w:val="000000"/>
          <w:sz w:val="24"/>
          <w:szCs w:val="24"/>
          <w:lang w:val="en-IN"/>
        </w:rPr>
      </w:pPr>
      <w:del w:id="31" w:author="Naveed Sharief" w:date="2023-04-25T03:06:00Z">
        <w:r w:rsidRPr="00CC7E49" w:rsidDel="001D3654">
          <w:rPr>
            <w:bCs/>
            <w:color w:val="000000"/>
            <w:sz w:val="24"/>
            <w:szCs w:val="24"/>
            <w:lang w:val="en-IN"/>
          </w:rPr>
          <w:tab/>
        </w:r>
        <w:r w:rsidRPr="00CC7E49" w:rsidDel="001D3654">
          <w:rPr>
            <w:bCs/>
            <w:color w:val="000000"/>
            <w:sz w:val="24"/>
            <w:szCs w:val="24"/>
            <w:lang w:val="en-IN"/>
          </w:rPr>
          <w:tab/>
        </w:r>
        <w:r w:rsidRPr="00CC7E49" w:rsidDel="001D3654">
          <w:rPr>
            <w:bCs/>
            <w:color w:val="000000"/>
            <w:sz w:val="24"/>
            <w:szCs w:val="24"/>
            <w:lang w:val="en-IN"/>
          </w:rPr>
          <w:tab/>
          <w:delText>3.2</w:delText>
        </w:r>
        <w:r w:rsidRPr="00CC7E49" w:rsidDel="001D3654">
          <w:rPr>
            <w:bCs/>
            <w:color w:val="000000"/>
            <w:sz w:val="24"/>
            <w:szCs w:val="24"/>
            <w:lang w:val="en-IN"/>
          </w:rPr>
          <w:tab/>
          <w:delText>Data Visualization</w:delText>
        </w:r>
        <w:r w:rsidRPr="00CC7E49" w:rsidDel="001D3654">
          <w:rPr>
            <w:bCs/>
            <w:color w:val="000000"/>
            <w:sz w:val="24"/>
            <w:szCs w:val="24"/>
            <w:lang w:val="en-IN"/>
          </w:rPr>
          <w:tab/>
        </w:r>
        <w:r w:rsidRPr="00CC7E49" w:rsidDel="001D3654">
          <w:rPr>
            <w:bCs/>
            <w:color w:val="000000"/>
            <w:sz w:val="24"/>
            <w:szCs w:val="24"/>
            <w:lang w:val="en-IN"/>
          </w:rPr>
          <w:tab/>
        </w:r>
        <w:r w:rsidRPr="00CC7E49" w:rsidDel="001D3654">
          <w:rPr>
            <w:bCs/>
            <w:color w:val="000000"/>
            <w:sz w:val="24"/>
            <w:szCs w:val="24"/>
            <w:lang w:val="en-IN"/>
          </w:rPr>
          <w:tab/>
        </w:r>
        <w:r w:rsidRPr="00CC7E49" w:rsidDel="001D3654">
          <w:rPr>
            <w:bCs/>
            <w:color w:val="000000"/>
            <w:sz w:val="24"/>
            <w:szCs w:val="24"/>
            <w:lang w:val="en-IN"/>
          </w:rPr>
          <w:tab/>
        </w:r>
        <w:r w:rsidRPr="00CC7E49" w:rsidDel="001D3654">
          <w:rPr>
            <w:bCs/>
            <w:color w:val="000000"/>
            <w:sz w:val="24"/>
            <w:szCs w:val="24"/>
            <w:lang w:val="en-IN"/>
          </w:rPr>
          <w:tab/>
        </w:r>
        <w:r w:rsidR="008441A3" w:rsidDel="001D3654">
          <w:rPr>
            <w:bCs/>
            <w:color w:val="000000"/>
            <w:sz w:val="24"/>
            <w:szCs w:val="24"/>
            <w:lang w:val="en-IN"/>
          </w:rPr>
          <w:delText>0</w:delText>
        </w:r>
        <w:r w:rsidR="001620E8" w:rsidDel="001D3654">
          <w:rPr>
            <w:bCs/>
            <w:color w:val="000000"/>
            <w:sz w:val="24"/>
            <w:szCs w:val="24"/>
            <w:lang w:val="en-IN"/>
          </w:rPr>
          <w:delText>8</w:delText>
        </w:r>
      </w:del>
    </w:p>
    <w:p w14:paraId="1A6BFA35" w14:textId="4ADF2F5A" w:rsidR="00CC7E49" w:rsidRPr="00CC7E49" w:rsidRDefault="00CC7E49" w:rsidP="00CC7E49">
      <w:pPr>
        <w:jc w:val="both"/>
        <w:rPr>
          <w:color w:val="000000"/>
          <w:sz w:val="24"/>
          <w:lang w:val="en-IN"/>
        </w:rPr>
      </w:pPr>
      <w:r w:rsidRPr="00CC7E49">
        <w:rPr>
          <w:b/>
          <w:bCs/>
          <w:color w:val="000000"/>
          <w:sz w:val="28"/>
          <w:szCs w:val="24"/>
          <w:lang w:val="en-IN"/>
        </w:rPr>
        <w:tab/>
        <w:t>4.</w:t>
      </w:r>
      <w:r w:rsidRPr="00CC7E49">
        <w:rPr>
          <w:b/>
          <w:bCs/>
          <w:color w:val="000000"/>
          <w:sz w:val="28"/>
          <w:szCs w:val="24"/>
          <w:lang w:val="en-IN"/>
        </w:rPr>
        <w:tab/>
      </w:r>
      <w:r w:rsidRPr="00CC7E49">
        <w:rPr>
          <w:b/>
          <w:bCs/>
          <w:color w:val="000000"/>
          <w:sz w:val="28"/>
          <w:szCs w:val="24"/>
          <w:lang w:val="en-IN"/>
        </w:rPr>
        <w:tab/>
      </w:r>
      <w:r w:rsidR="008441A3">
        <w:rPr>
          <w:b/>
          <w:bCs/>
          <w:color w:val="000000"/>
          <w:sz w:val="28"/>
          <w:szCs w:val="24"/>
          <w:lang w:val="en-IN"/>
        </w:rPr>
        <w:t>METHODOLOGY</w:t>
      </w:r>
      <w:r w:rsidRPr="00CC7E49">
        <w:rPr>
          <w:b/>
          <w:bCs/>
          <w:color w:val="000000"/>
          <w:sz w:val="28"/>
          <w:szCs w:val="24"/>
          <w:lang w:val="en-IN"/>
        </w:rPr>
        <w:tab/>
      </w:r>
      <w:r w:rsidRPr="00CC7E49">
        <w:rPr>
          <w:b/>
          <w:bCs/>
          <w:color w:val="000000"/>
          <w:sz w:val="28"/>
          <w:szCs w:val="24"/>
          <w:lang w:val="en-IN"/>
        </w:rPr>
        <w:tab/>
      </w:r>
      <w:r w:rsidRPr="00CC7E49">
        <w:rPr>
          <w:b/>
          <w:bCs/>
          <w:color w:val="000000"/>
          <w:sz w:val="28"/>
          <w:szCs w:val="24"/>
          <w:lang w:val="en-IN"/>
        </w:rPr>
        <w:tab/>
      </w:r>
      <w:r w:rsidRPr="00CC7E49">
        <w:rPr>
          <w:b/>
          <w:bCs/>
          <w:color w:val="000000"/>
          <w:sz w:val="28"/>
          <w:szCs w:val="24"/>
          <w:lang w:val="en-IN"/>
        </w:rPr>
        <w:tab/>
      </w:r>
      <w:r w:rsidRPr="00CC7E49">
        <w:rPr>
          <w:b/>
          <w:bCs/>
          <w:color w:val="000000"/>
          <w:sz w:val="28"/>
          <w:szCs w:val="24"/>
          <w:lang w:val="en-IN"/>
        </w:rPr>
        <w:tab/>
      </w:r>
      <w:ins w:id="32" w:author="Naveed Sharief" w:date="2023-04-25T03:06:00Z">
        <w:del w:id="33" w:author="Kokkirala AjayRao" w:date="2023-04-25T05:50:00Z">
          <w:r w:rsidR="001D3654" w:rsidDel="001564C0">
            <w:rPr>
              <w:b/>
              <w:bCs/>
              <w:color w:val="000000"/>
              <w:sz w:val="28"/>
              <w:szCs w:val="24"/>
              <w:lang w:val="en-IN"/>
            </w:rPr>
            <w:delText>0</w:delText>
          </w:r>
        </w:del>
      </w:ins>
      <w:ins w:id="34" w:author="Kokkirala AjayRao" w:date="2023-04-25T05:50:00Z">
        <w:r w:rsidR="001564C0">
          <w:rPr>
            <w:color w:val="000000"/>
            <w:sz w:val="24"/>
            <w:lang w:val="en-IN"/>
          </w:rPr>
          <w:t>08</w:t>
        </w:r>
      </w:ins>
      <w:ins w:id="35" w:author="Naveed Sharief" w:date="2023-04-25T03:06:00Z">
        <w:del w:id="36" w:author="Kokkirala AjayRao" w:date="2023-04-25T05:50:00Z">
          <w:r w:rsidR="001D3654" w:rsidDel="001564C0">
            <w:rPr>
              <w:color w:val="000000"/>
              <w:sz w:val="24"/>
              <w:lang w:val="en-IN"/>
            </w:rPr>
            <w:delText>8</w:delText>
          </w:r>
        </w:del>
      </w:ins>
      <w:del w:id="37" w:author="Naveed Sharief" w:date="2023-04-25T03:06:00Z">
        <w:r w:rsidR="008441A3" w:rsidDel="001D3654">
          <w:rPr>
            <w:color w:val="000000"/>
            <w:sz w:val="24"/>
            <w:lang w:val="en-IN"/>
          </w:rPr>
          <w:delText>12</w:delText>
        </w:r>
      </w:del>
    </w:p>
    <w:p w14:paraId="3B6A8830" w14:textId="65C78305" w:rsidR="00CC7E49" w:rsidRPr="00CC7E49" w:rsidRDefault="00CC7E49" w:rsidP="00CC7E49">
      <w:pPr>
        <w:jc w:val="left"/>
        <w:rPr>
          <w:bCs/>
          <w:color w:val="000000"/>
          <w:sz w:val="24"/>
          <w:szCs w:val="24"/>
          <w:lang w:val="en-IN"/>
        </w:rPr>
      </w:pPr>
      <w:r w:rsidRPr="00CC7E49">
        <w:rPr>
          <w:bCs/>
          <w:color w:val="000000"/>
          <w:sz w:val="24"/>
          <w:szCs w:val="24"/>
          <w:lang w:val="en-IN"/>
        </w:rPr>
        <w:tab/>
        <w:t xml:space="preserve">                        4.1</w:t>
      </w:r>
      <w:r w:rsidRPr="00CC7E49">
        <w:rPr>
          <w:bCs/>
          <w:color w:val="000000"/>
          <w:sz w:val="24"/>
          <w:szCs w:val="24"/>
          <w:lang w:val="en-IN"/>
        </w:rPr>
        <w:tab/>
        <w:t>Procedure to solve</w:t>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ins w:id="38" w:author="Naveed Sharief" w:date="2023-04-25T03:06:00Z">
        <w:r w:rsidR="001D3654">
          <w:rPr>
            <w:bCs/>
            <w:color w:val="000000"/>
            <w:sz w:val="24"/>
            <w:szCs w:val="24"/>
            <w:lang w:val="en-IN"/>
          </w:rPr>
          <w:t>08</w:t>
        </w:r>
      </w:ins>
      <w:del w:id="39" w:author="Naveed Sharief" w:date="2023-04-25T03:06:00Z">
        <w:r w:rsidRPr="00CC7E49" w:rsidDel="001D3654">
          <w:rPr>
            <w:bCs/>
            <w:color w:val="000000"/>
            <w:sz w:val="24"/>
            <w:szCs w:val="24"/>
            <w:lang w:val="en-IN"/>
          </w:rPr>
          <w:delText>12</w:delText>
        </w:r>
      </w:del>
    </w:p>
    <w:p w14:paraId="00F7777A" w14:textId="19D696B3" w:rsidR="00CC7E49" w:rsidRPr="00CC7E49" w:rsidRDefault="00CC7E49" w:rsidP="00CC7E49">
      <w:pPr>
        <w:jc w:val="left"/>
        <w:rPr>
          <w:bCs/>
          <w:color w:val="000000"/>
          <w:sz w:val="24"/>
          <w:szCs w:val="24"/>
          <w:lang w:val="en-IN"/>
        </w:rPr>
      </w:pP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4.1.1</w:t>
      </w:r>
      <w:r w:rsidRPr="00CC7E49">
        <w:rPr>
          <w:bCs/>
          <w:color w:val="000000"/>
          <w:sz w:val="24"/>
          <w:szCs w:val="24"/>
          <w:lang w:val="en-IN"/>
        </w:rPr>
        <w:tab/>
        <w:t xml:space="preserve">Using </w:t>
      </w:r>
      <w:ins w:id="40" w:author="Naveed Sharief" w:date="2023-04-25T03:07:00Z">
        <w:r w:rsidR="001C2080">
          <w:rPr>
            <w:bCs/>
            <w:color w:val="000000"/>
            <w:sz w:val="24"/>
            <w:szCs w:val="24"/>
            <w:lang w:val="en-IN"/>
          </w:rPr>
          <w:t>Logistic Regression</w:t>
        </w:r>
      </w:ins>
      <w:del w:id="41" w:author="Naveed Sharief" w:date="2023-04-25T03:07:00Z">
        <w:r w:rsidRPr="00CC7E49" w:rsidDel="001C2080">
          <w:rPr>
            <w:bCs/>
            <w:color w:val="000000"/>
            <w:sz w:val="24"/>
            <w:szCs w:val="24"/>
            <w:lang w:val="en-IN"/>
          </w:rPr>
          <w:delText>KNN</w:delText>
        </w:r>
      </w:del>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del w:id="42" w:author="Naveed Sharief" w:date="2023-04-25T03:07:00Z">
        <w:r w:rsidRPr="00CC7E49" w:rsidDel="001C2080">
          <w:rPr>
            <w:bCs/>
            <w:color w:val="000000"/>
            <w:sz w:val="24"/>
            <w:szCs w:val="24"/>
            <w:lang w:val="en-IN"/>
          </w:rPr>
          <w:tab/>
        </w:r>
        <w:r w:rsidRPr="00CC7E49" w:rsidDel="001C2080">
          <w:rPr>
            <w:bCs/>
            <w:color w:val="000000"/>
            <w:sz w:val="24"/>
            <w:szCs w:val="24"/>
            <w:lang w:val="en-IN"/>
          </w:rPr>
          <w:tab/>
        </w:r>
      </w:del>
      <w:ins w:id="43" w:author="Naveed Sharief" w:date="2023-04-25T03:07:00Z">
        <w:r w:rsidR="001C2080">
          <w:rPr>
            <w:bCs/>
            <w:color w:val="000000"/>
            <w:sz w:val="24"/>
            <w:szCs w:val="24"/>
            <w:lang w:val="en-IN"/>
          </w:rPr>
          <w:t>08</w:t>
        </w:r>
      </w:ins>
      <w:del w:id="44" w:author="Naveed Sharief" w:date="2023-04-25T03:06:00Z">
        <w:r w:rsidRPr="00CC7E49" w:rsidDel="001D3654">
          <w:rPr>
            <w:bCs/>
            <w:color w:val="000000"/>
            <w:sz w:val="24"/>
            <w:szCs w:val="24"/>
            <w:lang w:val="en-IN"/>
          </w:rPr>
          <w:delText>12</w:delText>
        </w:r>
      </w:del>
    </w:p>
    <w:p w14:paraId="30AF3539" w14:textId="7661CE9E" w:rsidR="00CC7E49" w:rsidRDefault="00CC7E49" w:rsidP="00CC7E49">
      <w:pPr>
        <w:jc w:val="left"/>
        <w:rPr>
          <w:ins w:id="45" w:author="Naveed Sharief" w:date="2023-04-25T03:07:00Z"/>
          <w:bCs/>
          <w:color w:val="000000"/>
          <w:sz w:val="24"/>
          <w:szCs w:val="24"/>
          <w:lang w:val="en-IN"/>
        </w:rPr>
      </w:pP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4.1.</w:t>
      </w:r>
      <w:ins w:id="46" w:author="Naveed Sharief" w:date="2023-04-25T03:07:00Z">
        <w:r w:rsidR="001C2080">
          <w:rPr>
            <w:bCs/>
            <w:color w:val="000000"/>
            <w:sz w:val="24"/>
            <w:szCs w:val="24"/>
            <w:lang w:val="en-IN"/>
          </w:rPr>
          <w:t>2</w:t>
        </w:r>
      </w:ins>
      <w:del w:id="47" w:author="Naveed Sharief" w:date="2023-04-25T03:07:00Z">
        <w:r w:rsidRPr="00CC7E49" w:rsidDel="001C2080">
          <w:rPr>
            <w:bCs/>
            <w:color w:val="000000"/>
            <w:sz w:val="24"/>
            <w:szCs w:val="24"/>
            <w:lang w:val="en-IN"/>
          </w:rPr>
          <w:delText>3</w:delText>
        </w:r>
      </w:del>
      <w:r w:rsidRPr="00CC7E49">
        <w:rPr>
          <w:bCs/>
          <w:color w:val="000000"/>
          <w:sz w:val="24"/>
          <w:szCs w:val="24"/>
          <w:lang w:val="en-IN"/>
        </w:rPr>
        <w:tab/>
        <w:t xml:space="preserve">Using </w:t>
      </w:r>
      <w:del w:id="48" w:author="Naveed Sharief" w:date="2023-04-25T03:07:00Z">
        <w:r w:rsidRPr="00CC7E49" w:rsidDel="001C2080">
          <w:rPr>
            <w:bCs/>
            <w:color w:val="000000"/>
            <w:sz w:val="24"/>
            <w:szCs w:val="24"/>
            <w:lang w:val="en-IN"/>
          </w:rPr>
          <w:delText>Logistic Regression</w:delText>
        </w:r>
        <w:r w:rsidRPr="00CC7E49" w:rsidDel="001C2080">
          <w:rPr>
            <w:bCs/>
            <w:color w:val="000000"/>
            <w:sz w:val="24"/>
            <w:szCs w:val="24"/>
            <w:lang w:val="en-IN"/>
          </w:rPr>
          <w:tab/>
        </w:r>
        <w:r w:rsidRPr="00CC7E49" w:rsidDel="001C2080">
          <w:rPr>
            <w:bCs/>
            <w:color w:val="000000"/>
            <w:sz w:val="24"/>
            <w:szCs w:val="24"/>
            <w:lang w:val="en-IN"/>
          </w:rPr>
          <w:tab/>
        </w:r>
      </w:del>
      <w:ins w:id="49" w:author="Naveed Sharief" w:date="2023-04-25T03:07:00Z">
        <w:r w:rsidR="001C2080">
          <w:rPr>
            <w:bCs/>
            <w:color w:val="000000"/>
            <w:sz w:val="24"/>
            <w:szCs w:val="24"/>
            <w:lang w:val="en-IN"/>
          </w:rPr>
          <w:t>KNN</w:t>
        </w:r>
        <w:r w:rsidR="001C2080">
          <w:rPr>
            <w:bCs/>
            <w:color w:val="000000"/>
            <w:sz w:val="24"/>
            <w:szCs w:val="24"/>
            <w:lang w:val="en-IN"/>
          </w:rPr>
          <w:tab/>
        </w:r>
        <w:r w:rsidR="001C2080">
          <w:rPr>
            <w:bCs/>
            <w:color w:val="000000"/>
            <w:sz w:val="24"/>
            <w:szCs w:val="24"/>
            <w:lang w:val="en-IN"/>
          </w:rPr>
          <w:tab/>
        </w:r>
        <w:r w:rsidR="001C2080">
          <w:rPr>
            <w:bCs/>
            <w:color w:val="000000"/>
            <w:sz w:val="24"/>
            <w:szCs w:val="24"/>
            <w:lang w:val="en-IN"/>
          </w:rPr>
          <w:tab/>
        </w:r>
        <w:r w:rsidR="001C2080">
          <w:rPr>
            <w:bCs/>
            <w:color w:val="000000"/>
            <w:sz w:val="24"/>
            <w:szCs w:val="24"/>
            <w:lang w:val="en-IN"/>
          </w:rPr>
          <w:tab/>
        </w:r>
      </w:ins>
      <w:r w:rsidRPr="00CC7E49">
        <w:rPr>
          <w:bCs/>
          <w:color w:val="000000"/>
          <w:sz w:val="24"/>
          <w:szCs w:val="24"/>
          <w:lang w:val="en-IN"/>
        </w:rPr>
        <w:tab/>
      </w:r>
      <w:ins w:id="50" w:author="Naveed Sharief" w:date="2023-04-25T03:07:00Z">
        <w:r w:rsidR="001C2080">
          <w:rPr>
            <w:bCs/>
            <w:color w:val="000000"/>
            <w:sz w:val="24"/>
            <w:szCs w:val="24"/>
            <w:lang w:val="en-IN"/>
          </w:rPr>
          <w:t>09</w:t>
        </w:r>
      </w:ins>
      <w:del w:id="51" w:author="Naveed Sharief" w:date="2023-04-25T03:07:00Z">
        <w:r w:rsidRPr="00CC7E49" w:rsidDel="001C2080">
          <w:rPr>
            <w:bCs/>
            <w:color w:val="000000"/>
            <w:sz w:val="24"/>
            <w:szCs w:val="24"/>
            <w:lang w:val="en-IN"/>
          </w:rPr>
          <w:delText>1</w:delText>
        </w:r>
        <w:r w:rsidR="001620E8" w:rsidDel="001C2080">
          <w:rPr>
            <w:bCs/>
            <w:color w:val="000000"/>
            <w:sz w:val="24"/>
            <w:szCs w:val="24"/>
            <w:lang w:val="en-IN"/>
          </w:rPr>
          <w:delText>3</w:delText>
        </w:r>
      </w:del>
    </w:p>
    <w:p w14:paraId="64836791" w14:textId="7A59B272" w:rsidR="001C2080" w:rsidRPr="00CC7E49" w:rsidRDefault="001C2080" w:rsidP="001C2080">
      <w:pPr>
        <w:jc w:val="left"/>
        <w:rPr>
          <w:ins w:id="52" w:author="Naveed Sharief" w:date="2023-04-25T03:07:00Z"/>
          <w:bCs/>
          <w:color w:val="000000"/>
          <w:sz w:val="24"/>
          <w:szCs w:val="24"/>
          <w:lang w:val="en-IN"/>
        </w:rPr>
      </w:pPr>
      <w:ins w:id="53" w:author="Naveed Sharief" w:date="2023-04-25T03:07:00Z">
        <w:r>
          <w:rPr>
            <w:bCs/>
            <w:color w:val="000000"/>
            <w:sz w:val="24"/>
            <w:szCs w:val="24"/>
            <w:lang w:val="en-IN"/>
          </w:rPr>
          <w:tab/>
        </w:r>
        <w:r>
          <w:rPr>
            <w:bCs/>
            <w:color w:val="000000"/>
            <w:sz w:val="24"/>
            <w:szCs w:val="24"/>
            <w:lang w:val="en-IN"/>
          </w:rPr>
          <w:tab/>
        </w:r>
        <w:r>
          <w:rPr>
            <w:bCs/>
            <w:color w:val="000000"/>
            <w:sz w:val="24"/>
            <w:szCs w:val="24"/>
            <w:lang w:val="en-IN"/>
          </w:rPr>
          <w:tab/>
        </w:r>
        <w:r>
          <w:rPr>
            <w:bCs/>
            <w:color w:val="000000"/>
            <w:sz w:val="24"/>
            <w:szCs w:val="24"/>
            <w:lang w:val="en-IN"/>
          </w:rPr>
          <w:tab/>
        </w:r>
        <w:r w:rsidRPr="00CC7E49">
          <w:rPr>
            <w:bCs/>
            <w:color w:val="000000"/>
            <w:sz w:val="24"/>
            <w:szCs w:val="24"/>
            <w:lang w:val="en-IN"/>
          </w:rPr>
          <w:t>4.1.</w:t>
        </w:r>
      </w:ins>
      <w:ins w:id="54" w:author="Naveed Sharief" w:date="2023-04-25T03:08:00Z">
        <w:r>
          <w:rPr>
            <w:bCs/>
            <w:color w:val="000000"/>
            <w:sz w:val="24"/>
            <w:szCs w:val="24"/>
            <w:lang w:val="en-IN"/>
          </w:rPr>
          <w:t>3</w:t>
        </w:r>
      </w:ins>
      <w:ins w:id="55" w:author="Naveed Sharief" w:date="2023-04-25T03:07:00Z">
        <w:r w:rsidRPr="00CC7E49">
          <w:rPr>
            <w:bCs/>
            <w:color w:val="000000"/>
            <w:sz w:val="24"/>
            <w:szCs w:val="24"/>
            <w:lang w:val="en-IN"/>
          </w:rPr>
          <w:tab/>
          <w:t xml:space="preserve">Using </w:t>
        </w:r>
      </w:ins>
      <w:ins w:id="56" w:author="Naveed Sharief" w:date="2023-04-25T03:08:00Z">
        <w:r>
          <w:rPr>
            <w:bCs/>
            <w:color w:val="000000"/>
            <w:sz w:val="24"/>
            <w:szCs w:val="24"/>
            <w:lang w:val="en-IN"/>
          </w:rPr>
          <w:t>Decision Tree</w:t>
        </w:r>
      </w:ins>
      <w:ins w:id="57" w:author="Naveed Sharief" w:date="2023-04-25T03:07:00Z">
        <w:r>
          <w:rPr>
            <w:bCs/>
            <w:color w:val="000000"/>
            <w:sz w:val="24"/>
            <w:szCs w:val="24"/>
            <w:lang w:val="en-IN"/>
          </w:rPr>
          <w:tab/>
        </w:r>
        <w:r>
          <w:rPr>
            <w:bCs/>
            <w:color w:val="000000"/>
            <w:sz w:val="24"/>
            <w:szCs w:val="24"/>
            <w:lang w:val="en-IN"/>
          </w:rPr>
          <w:tab/>
        </w:r>
        <w:r>
          <w:rPr>
            <w:bCs/>
            <w:color w:val="000000"/>
            <w:sz w:val="24"/>
            <w:szCs w:val="24"/>
            <w:lang w:val="en-IN"/>
          </w:rPr>
          <w:tab/>
        </w:r>
        <w:r w:rsidRPr="00CC7E49">
          <w:rPr>
            <w:bCs/>
            <w:color w:val="000000"/>
            <w:sz w:val="24"/>
            <w:szCs w:val="24"/>
            <w:lang w:val="en-IN"/>
          </w:rPr>
          <w:tab/>
        </w:r>
      </w:ins>
      <w:ins w:id="58" w:author="Naveed Sharief" w:date="2023-04-25T03:10:00Z">
        <w:r>
          <w:rPr>
            <w:bCs/>
            <w:color w:val="000000"/>
            <w:sz w:val="24"/>
            <w:szCs w:val="24"/>
            <w:lang w:val="en-IN"/>
          </w:rPr>
          <w:t>10</w:t>
        </w:r>
      </w:ins>
    </w:p>
    <w:p w14:paraId="40090BA2" w14:textId="40A21345" w:rsidR="001C2080" w:rsidRPr="00CC7E49" w:rsidRDefault="001C2080" w:rsidP="001C2080">
      <w:pPr>
        <w:jc w:val="left"/>
        <w:rPr>
          <w:ins w:id="59" w:author="Naveed Sharief" w:date="2023-04-25T03:08:00Z"/>
          <w:bCs/>
          <w:color w:val="000000"/>
          <w:sz w:val="24"/>
          <w:szCs w:val="24"/>
          <w:lang w:val="en-IN"/>
        </w:rPr>
      </w:pPr>
      <w:ins w:id="60" w:author="Naveed Sharief" w:date="2023-04-25T03:08:00Z">
        <w:r>
          <w:rPr>
            <w:bCs/>
            <w:color w:val="000000"/>
            <w:sz w:val="24"/>
            <w:szCs w:val="24"/>
            <w:lang w:val="en-IN"/>
          </w:rPr>
          <w:tab/>
        </w:r>
        <w:r>
          <w:rPr>
            <w:bCs/>
            <w:color w:val="000000"/>
            <w:sz w:val="24"/>
            <w:szCs w:val="24"/>
            <w:lang w:val="en-IN"/>
          </w:rPr>
          <w:tab/>
        </w:r>
        <w:r>
          <w:rPr>
            <w:bCs/>
            <w:color w:val="000000"/>
            <w:sz w:val="24"/>
            <w:szCs w:val="24"/>
            <w:lang w:val="en-IN"/>
          </w:rPr>
          <w:tab/>
        </w:r>
        <w:r>
          <w:rPr>
            <w:bCs/>
            <w:color w:val="000000"/>
            <w:sz w:val="24"/>
            <w:szCs w:val="24"/>
            <w:lang w:val="en-IN"/>
          </w:rPr>
          <w:tab/>
        </w:r>
        <w:r w:rsidRPr="00CC7E49">
          <w:rPr>
            <w:bCs/>
            <w:color w:val="000000"/>
            <w:sz w:val="24"/>
            <w:szCs w:val="24"/>
            <w:lang w:val="en-IN"/>
          </w:rPr>
          <w:t>4.1.</w:t>
        </w:r>
        <w:r>
          <w:rPr>
            <w:bCs/>
            <w:color w:val="000000"/>
            <w:sz w:val="24"/>
            <w:szCs w:val="24"/>
            <w:lang w:val="en-IN"/>
          </w:rPr>
          <w:t>4</w:t>
        </w:r>
        <w:r w:rsidRPr="00CC7E49">
          <w:rPr>
            <w:bCs/>
            <w:color w:val="000000"/>
            <w:sz w:val="24"/>
            <w:szCs w:val="24"/>
            <w:lang w:val="en-IN"/>
          </w:rPr>
          <w:tab/>
          <w:t xml:space="preserve">Using </w:t>
        </w:r>
        <w:r>
          <w:rPr>
            <w:bCs/>
            <w:color w:val="000000"/>
            <w:sz w:val="24"/>
            <w:szCs w:val="24"/>
            <w:lang w:val="en-IN"/>
          </w:rPr>
          <w:t>Random Forest</w:t>
        </w:r>
        <w:r>
          <w:rPr>
            <w:bCs/>
            <w:color w:val="000000"/>
            <w:sz w:val="24"/>
            <w:szCs w:val="24"/>
            <w:lang w:val="en-IN"/>
          </w:rPr>
          <w:tab/>
        </w:r>
        <w:r>
          <w:rPr>
            <w:bCs/>
            <w:color w:val="000000"/>
            <w:sz w:val="24"/>
            <w:szCs w:val="24"/>
            <w:lang w:val="en-IN"/>
          </w:rPr>
          <w:tab/>
        </w:r>
        <w:r>
          <w:rPr>
            <w:bCs/>
            <w:color w:val="000000"/>
            <w:sz w:val="24"/>
            <w:szCs w:val="24"/>
            <w:lang w:val="en-IN"/>
          </w:rPr>
          <w:tab/>
        </w:r>
        <w:r>
          <w:rPr>
            <w:bCs/>
            <w:color w:val="000000"/>
            <w:sz w:val="24"/>
            <w:szCs w:val="24"/>
            <w:lang w:val="en-IN"/>
          </w:rPr>
          <w:tab/>
        </w:r>
      </w:ins>
      <w:ins w:id="61" w:author="Naveed Sharief" w:date="2023-04-25T03:10:00Z">
        <w:r>
          <w:rPr>
            <w:bCs/>
            <w:color w:val="000000"/>
            <w:sz w:val="24"/>
            <w:szCs w:val="24"/>
            <w:lang w:val="en-IN"/>
          </w:rPr>
          <w:t>11</w:t>
        </w:r>
      </w:ins>
    </w:p>
    <w:p w14:paraId="4A212FEE" w14:textId="35211ED5" w:rsidR="001C2080" w:rsidRPr="00CC7E49" w:rsidRDefault="001C2080" w:rsidP="001C2080">
      <w:pPr>
        <w:jc w:val="left"/>
        <w:rPr>
          <w:ins w:id="62" w:author="Naveed Sharief" w:date="2023-04-25T03:08:00Z"/>
          <w:bCs/>
          <w:color w:val="000000"/>
          <w:sz w:val="24"/>
          <w:szCs w:val="24"/>
          <w:lang w:val="en-IN"/>
        </w:rPr>
      </w:pPr>
      <w:ins w:id="63" w:author="Naveed Sharief" w:date="2023-04-25T03:08:00Z">
        <w:r>
          <w:rPr>
            <w:bCs/>
            <w:color w:val="000000"/>
            <w:sz w:val="24"/>
            <w:szCs w:val="24"/>
            <w:lang w:val="en-IN"/>
          </w:rPr>
          <w:tab/>
        </w:r>
        <w:r>
          <w:rPr>
            <w:bCs/>
            <w:color w:val="000000"/>
            <w:sz w:val="24"/>
            <w:szCs w:val="24"/>
            <w:lang w:val="en-IN"/>
          </w:rPr>
          <w:tab/>
        </w:r>
        <w:r>
          <w:rPr>
            <w:bCs/>
            <w:color w:val="000000"/>
            <w:sz w:val="24"/>
            <w:szCs w:val="24"/>
            <w:lang w:val="en-IN"/>
          </w:rPr>
          <w:tab/>
        </w:r>
        <w:r>
          <w:rPr>
            <w:bCs/>
            <w:color w:val="000000"/>
            <w:sz w:val="24"/>
            <w:szCs w:val="24"/>
            <w:lang w:val="en-IN"/>
          </w:rPr>
          <w:tab/>
        </w:r>
        <w:r w:rsidRPr="00CC7E49">
          <w:rPr>
            <w:bCs/>
            <w:color w:val="000000"/>
            <w:sz w:val="24"/>
            <w:szCs w:val="24"/>
            <w:lang w:val="en-IN"/>
          </w:rPr>
          <w:t>4.1.</w:t>
        </w:r>
        <w:r>
          <w:rPr>
            <w:bCs/>
            <w:color w:val="000000"/>
            <w:sz w:val="24"/>
            <w:szCs w:val="24"/>
            <w:lang w:val="en-IN"/>
          </w:rPr>
          <w:t>5</w:t>
        </w:r>
        <w:r w:rsidRPr="00CC7E49">
          <w:rPr>
            <w:bCs/>
            <w:color w:val="000000"/>
            <w:sz w:val="24"/>
            <w:szCs w:val="24"/>
            <w:lang w:val="en-IN"/>
          </w:rPr>
          <w:tab/>
          <w:t xml:space="preserve">Using </w:t>
        </w:r>
      </w:ins>
      <w:ins w:id="64" w:author="Naveed Sharief" w:date="2023-04-25T03:09:00Z">
        <w:r>
          <w:rPr>
            <w:bCs/>
            <w:color w:val="000000"/>
            <w:sz w:val="24"/>
            <w:szCs w:val="24"/>
            <w:lang w:val="en-IN"/>
          </w:rPr>
          <w:t>SVM</w:t>
        </w:r>
      </w:ins>
      <w:ins w:id="65" w:author="Naveed Sharief" w:date="2023-04-25T03:08:00Z">
        <w:r>
          <w:rPr>
            <w:bCs/>
            <w:color w:val="000000"/>
            <w:sz w:val="24"/>
            <w:szCs w:val="24"/>
            <w:lang w:val="en-IN"/>
          </w:rPr>
          <w:tab/>
        </w:r>
        <w:r>
          <w:rPr>
            <w:bCs/>
            <w:color w:val="000000"/>
            <w:sz w:val="24"/>
            <w:szCs w:val="24"/>
            <w:lang w:val="en-IN"/>
          </w:rPr>
          <w:tab/>
        </w:r>
        <w:r>
          <w:rPr>
            <w:bCs/>
            <w:color w:val="000000"/>
            <w:sz w:val="24"/>
            <w:szCs w:val="24"/>
            <w:lang w:val="en-IN"/>
          </w:rPr>
          <w:tab/>
        </w:r>
        <w:r>
          <w:rPr>
            <w:bCs/>
            <w:color w:val="000000"/>
            <w:sz w:val="24"/>
            <w:szCs w:val="24"/>
            <w:lang w:val="en-IN"/>
          </w:rPr>
          <w:tab/>
        </w:r>
        <w:r w:rsidRPr="00CC7E49">
          <w:rPr>
            <w:bCs/>
            <w:color w:val="000000"/>
            <w:sz w:val="24"/>
            <w:szCs w:val="24"/>
            <w:lang w:val="en-IN"/>
          </w:rPr>
          <w:tab/>
        </w:r>
      </w:ins>
      <w:ins w:id="66" w:author="Naveed Sharief" w:date="2023-04-25T03:10:00Z">
        <w:r>
          <w:rPr>
            <w:bCs/>
            <w:color w:val="000000"/>
            <w:sz w:val="24"/>
            <w:szCs w:val="24"/>
            <w:lang w:val="en-IN"/>
          </w:rPr>
          <w:t>12</w:t>
        </w:r>
      </w:ins>
    </w:p>
    <w:p w14:paraId="0129EF48" w14:textId="278C8DA5" w:rsidR="001C2080" w:rsidRPr="00CC7E49" w:rsidRDefault="001C2080" w:rsidP="00CC7E49">
      <w:pPr>
        <w:jc w:val="left"/>
        <w:rPr>
          <w:bCs/>
          <w:color w:val="000000"/>
          <w:sz w:val="24"/>
          <w:szCs w:val="24"/>
          <w:lang w:val="en-IN"/>
        </w:rPr>
      </w:pPr>
      <w:ins w:id="67" w:author="Naveed Sharief" w:date="2023-04-25T03:08:00Z">
        <w:r>
          <w:rPr>
            <w:bCs/>
            <w:color w:val="000000"/>
            <w:sz w:val="24"/>
            <w:szCs w:val="24"/>
            <w:lang w:val="en-IN"/>
          </w:rPr>
          <w:tab/>
        </w:r>
        <w:r>
          <w:rPr>
            <w:bCs/>
            <w:color w:val="000000"/>
            <w:sz w:val="24"/>
            <w:szCs w:val="24"/>
            <w:lang w:val="en-IN"/>
          </w:rPr>
          <w:tab/>
        </w:r>
        <w:r>
          <w:rPr>
            <w:bCs/>
            <w:color w:val="000000"/>
            <w:sz w:val="24"/>
            <w:szCs w:val="24"/>
            <w:lang w:val="en-IN"/>
          </w:rPr>
          <w:tab/>
        </w:r>
        <w:r>
          <w:rPr>
            <w:bCs/>
            <w:color w:val="000000"/>
            <w:sz w:val="24"/>
            <w:szCs w:val="24"/>
            <w:lang w:val="en-IN"/>
          </w:rPr>
          <w:tab/>
        </w:r>
        <w:r w:rsidRPr="00CC7E49">
          <w:rPr>
            <w:bCs/>
            <w:color w:val="000000"/>
            <w:sz w:val="24"/>
            <w:szCs w:val="24"/>
            <w:lang w:val="en-IN"/>
          </w:rPr>
          <w:t>4.1.</w:t>
        </w:r>
      </w:ins>
      <w:ins w:id="68" w:author="Naveed Sharief" w:date="2023-04-25T03:09:00Z">
        <w:r>
          <w:rPr>
            <w:bCs/>
            <w:color w:val="000000"/>
            <w:sz w:val="24"/>
            <w:szCs w:val="24"/>
            <w:lang w:val="en-IN"/>
          </w:rPr>
          <w:t>6</w:t>
        </w:r>
      </w:ins>
      <w:ins w:id="69" w:author="Naveed Sharief" w:date="2023-04-25T03:08:00Z">
        <w:r w:rsidRPr="00CC7E49">
          <w:rPr>
            <w:bCs/>
            <w:color w:val="000000"/>
            <w:sz w:val="24"/>
            <w:szCs w:val="24"/>
            <w:lang w:val="en-IN"/>
          </w:rPr>
          <w:tab/>
          <w:t xml:space="preserve">Using </w:t>
        </w:r>
      </w:ins>
      <w:ins w:id="70" w:author="Naveed Sharief" w:date="2023-04-25T03:09:00Z">
        <w:r>
          <w:rPr>
            <w:bCs/>
            <w:color w:val="000000"/>
            <w:sz w:val="24"/>
            <w:szCs w:val="24"/>
            <w:lang w:val="en-IN"/>
          </w:rPr>
          <w:t>Naïve Bayes</w:t>
        </w:r>
      </w:ins>
      <w:ins w:id="71" w:author="Naveed Sharief" w:date="2023-04-25T03:08:00Z">
        <w:r>
          <w:rPr>
            <w:bCs/>
            <w:color w:val="000000"/>
            <w:sz w:val="24"/>
            <w:szCs w:val="24"/>
            <w:lang w:val="en-IN"/>
          </w:rPr>
          <w:tab/>
        </w:r>
        <w:r>
          <w:rPr>
            <w:bCs/>
            <w:color w:val="000000"/>
            <w:sz w:val="24"/>
            <w:szCs w:val="24"/>
            <w:lang w:val="en-IN"/>
          </w:rPr>
          <w:tab/>
        </w:r>
        <w:r>
          <w:rPr>
            <w:bCs/>
            <w:color w:val="000000"/>
            <w:sz w:val="24"/>
            <w:szCs w:val="24"/>
            <w:lang w:val="en-IN"/>
          </w:rPr>
          <w:tab/>
        </w:r>
        <w:r w:rsidRPr="00CC7E49">
          <w:rPr>
            <w:bCs/>
            <w:color w:val="000000"/>
            <w:sz w:val="24"/>
            <w:szCs w:val="24"/>
            <w:lang w:val="en-IN"/>
          </w:rPr>
          <w:tab/>
        </w:r>
      </w:ins>
      <w:ins w:id="72" w:author="Naveed Sharief" w:date="2023-04-25T03:10:00Z">
        <w:r>
          <w:rPr>
            <w:bCs/>
            <w:color w:val="000000"/>
            <w:sz w:val="24"/>
            <w:szCs w:val="24"/>
            <w:lang w:val="en-IN"/>
          </w:rPr>
          <w:t>13</w:t>
        </w:r>
      </w:ins>
    </w:p>
    <w:p w14:paraId="4C99A47F" w14:textId="77777777" w:rsidR="00CC7E49" w:rsidRPr="00CC7E49" w:rsidRDefault="00CC7E49" w:rsidP="00CC7E49">
      <w:pPr>
        <w:jc w:val="both"/>
        <w:rPr>
          <w:bCs/>
          <w:color w:val="000000"/>
          <w:sz w:val="24"/>
          <w:szCs w:val="24"/>
          <w:lang w:val="en-IN"/>
        </w:rPr>
      </w:pP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4.2</w:t>
      </w:r>
      <w:r w:rsidRPr="00CC7E49">
        <w:rPr>
          <w:bCs/>
          <w:color w:val="000000"/>
          <w:sz w:val="24"/>
          <w:szCs w:val="24"/>
          <w:lang w:val="en-IN"/>
        </w:rPr>
        <w:tab/>
        <w:t>Software Description</w:t>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1</w:t>
      </w:r>
      <w:r w:rsidR="001620E8">
        <w:rPr>
          <w:bCs/>
          <w:color w:val="000000"/>
          <w:sz w:val="24"/>
          <w:szCs w:val="24"/>
          <w:lang w:val="en-IN"/>
        </w:rPr>
        <w:t>4</w:t>
      </w:r>
    </w:p>
    <w:p w14:paraId="3D488AD8" w14:textId="65A49ED0" w:rsidR="00CC7E49" w:rsidRPr="00CC7E49" w:rsidDel="001C2080" w:rsidRDefault="00CC7E49" w:rsidP="00CC7E49">
      <w:pPr>
        <w:jc w:val="both"/>
        <w:rPr>
          <w:del w:id="73" w:author="Naveed Sharief" w:date="2023-04-25T03:08:00Z"/>
          <w:bCs/>
          <w:color w:val="000000"/>
          <w:sz w:val="24"/>
          <w:szCs w:val="24"/>
          <w:lang w:val="en-IN"/>
        </w:rPr>
      </w:pPr>
      <w:del w:id="74" w:author="Naveed Sharief" w:date="2023-04-25T03:08:00Z">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delText>4.2.1</w:delText>
        </w:r>
        <w:r w:rsidRPr="00CC7E49" w:rsidDel="001C2080">
          <w:rPr>
            <w:bCs/>
            <w:color w:val="000000"/>
            <w:sz w:val="24"/>
            <w:szCs w:val="24"/>
            <w:lang w:val="en-IN"/>
          </w:rPr>
          <w:tab/>
          <w:delText>Through KNN</w:delText>
        </w:r>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delText>1</w:delText>
        </w:r>
        <w:r w:rsidR="001620E8" w:rsidDel="001C2080">
          <w:rPr>
            <w:bCs/>
            <w:color w:val="000000"/>
            <w:sz w:val="24"/>
            <w:szCs w:val="24"/>
            <w:lang w:val="en-IN"/>
          </w:rPr>
          <w:delText>4</w:delText>
        </w:r>
      </w:del>
    </w:p>
    <w:p w14:paraId="23035571" w14:textId="7C3D7B22" w:rsidR="00CC7E49" w:rsidRPr="00CC7E49" w:rsidDel="001C2080" w:rsidRDefault="00CC7E49" w:rsidP="00CC7E49">
      <w:pPr>
        <w:jc w:val="both"/>
        <w:rPr>
          <w:del w:id="75" w:author="Naveed Sharief" w:date="2023-04-25T03:08:00Z"/>
          <w:bCs/>
          <w:color w:val="000000"/>
          <w:sz w:val="24"/>
          <w:szCs w:val="24"/>
          <w:lang w:val="en-IN"/>
        </w:rPr>
      </w:pPr>
      <w:del w:id="76" w:author="Naveed Sharief" w:date="2023-04-25T03:08:00Z">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delText>4.2.3</w:delText>
        </w:r>
        <w:r w:rsidRPr="00CC7E49" w:rsidDel="001C2080">
          <w:rPr>
            <w:bCs/>
            <w:color w:val="000000"/>
            <w:sz w:val="24"/>
            <w:szCs w:val="24"/>
            <w:lang w:val="en-IN"/>
          </w:rPr>
          <w:tab/>
          <w:delText>Through Logistic Regression</w:delText>
        </w:r>
        <w:r w:rsidRPr="00CC7E49" w:rsidDel="001C2080">
          <w:rPr>
            <w:bCs/>
            <w:color w:val="000000"/>
            <w:sz w:val="24"/>
            <w:szCs w:val="24"/>
            <w:lang w:val="en-IN"/>
          </w:rPr>
          <w:tab/>
        </w:r>
        <w:r w:rsidRPr="00CC7E49" w:rsidDel="001C2080">
          <w:rPr>
            <w:bCs/>
            <w:color w:val="000000"/>
            <w:sz w:val="24"/>
            <w:szCs w:val="24"/>
            <w:lang w:val="en-IN"/>
          </w:rPr>
          <w:tab/>
        </w:r>
        <w:r w:rsidRPr="00CC7E49" w:rsidDel="001C2080">
          <w:rPr>
            <w:bCs/>
            <w:color w:val="000000"/>
            <w:sz w:val="24"/>
            <w:szCs w:val="24"/>
            <w:lang w:val="en-IN"/>
          </w:rPr>
          <w:tab/>
        </w:r>
        <w:r w:rsidR="00E43CB6" w:rsidDel="001C2080">
          <w:rPr>
            <w:bCs/>
            <w:color w:val="000000"/>
            <w:sz w:val="24"/>
            <w:szCs w:val="24"/>
            <w:lang w:val="en-IN"/>
          </w:rPr>
          <w:delText>2</w:delText>
        </w:r>
        <w:r w:rsidR="001620E8" w:rsidDel="001C2080">
          <w:rPr>
            <w:bCs/>
            <w:color w:val="000000"/>
            <w:sz w:val="24"/>
            <w:szCs w:val="24"/>
            <w:lang w:val="en-IN"/>
          </w:rPr>
          <w:delText>0</w:delText>
        </w:r>
      </w:del>
    </w:p>
    <w:p w14:paraId="51F182C7" w14:textId="126B367E" w:rsidR="00CC7E49" w:rsidRPr="00CC7E49" w:rsidRDefault="00CC7E49" w:rsidP="00CC7E49">
      <w:pPr>
        <w:jc w:val="both"/>
        <w:rPr>
          <w:bCs/>
          <w:color w:val="000000"/>
          <w:sz w:val="24"/>
          <w:szCs w:val="24"/>
          <w:lang w:val="en-IN"/>
        </w:rPr>
      </w:pPr>
      <w:r w:rsidRPr="00CC7E49">
        <w:rPr>
          <w:bCs/>
          <w:color w:val="000000"/>
          <w:sz w:val="24"/>
          <w:szCs w:val="24"/>
          <w:lang w:val="en-IN"/>
        </w:rPr>
        <w:tab/>
      </w:r>
      <w:r w:rsidRPr="00CC7E49">
        <w:rPr>
          <w:b/>
          <w:color w:val="000000"/>
          <w:sz w:val="28"/>
          <w:szCs w:val="28"/>
          <w:lang w:val="en-IN"/>
        </w:rPr>
        <w:t>5.</w:t>
      </w:r>
      <w:r w:rsidRPr="00CC7E49">
        <w:rPr>
          <w:b/>
          <w:color w:val="000000"/>
          <w:sz w:val="28"/>
          <w:szCs w:val="28"/>
          <w:lang w:val="en-IN"/>
        </w:rPr>
        <w:tab/>
      </w:r>
      <w:r w:rsidRPr="00CC7E49">
        <w:rPr>
          <w:bCs/>
          <w:color w:val="000000"/>
          <w:sz w:val="24"/>
          <w:szCs w:val="24"/>
          <w:lang w:val="en-IN"/>
        </w:rPr>
        <w:tab/>
      </w:r>
      <w:r w:rsidRPr="00CC7E49">
        <w:rPr>
          <w:b/>
          <w:color w:val="000000"/>
          <w:sz w:val="28"/>
          <w:szCs w:val="28"/>
          <w:lang w:val="en-IN"/>
        </w:rPr>
        <w:t>RESULTS</w:t>
      </w:r>
      <w:r w:rsidRPr="00CC7E49">
        <w:rPr>
          <w:b/>
          <w:color w:val="000000"/>
          <w:sz w:val="28"/>
          <w:szCs w:val="28"/>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00872137">
        <w:rPr>
          <w:bCs/>
          <w:color w:val="000000"/>
          <w:sz w:val="24"/>
          <w:szCs w:val="24"/>
          <w:lang w:val="en-IN"/>
        </w:rPr>
        <w:t>2</w:t>
      </w:r>
      <w:ins w:id="77" w:author="Naveed Sharief" w:date="2023-04-25T03:10:00Z">
        <w:r w:rsidR="001C2080">
          <w:rPr>
            <w:bCs/>
            <w:color w:val="000000"/>
            <w:sz w:val="24"/>
            <w:szCs w:val="24"/>
            <w:lang w:val="en-IN"/>
          </w:rPr>
          <w:t>6</w:t>
        </w:r>
      </w:ins>
      <w:del w:id="78" w:author="Naveed Sharief" w:date="2023-04-25T03:10:00Z">
        <w:r w:rsidR="00872137" w:rsidDel="001C2080">
          <w:rPr>
            <w:bCs/>
            <w:color w:val="000000"/>
            <w:sz w:val="24"/>
            <w:szCs w:val="24"/>
            <w:lang w:val="en-IN"/>
          </w:rPr>
          <w:delText>9</w:delText>
        </w:r>
      </w:del>
    </w:p>
    <w:p w14:paraId="3932E502" w14:textId="6DD7F901" w:rsidR="00CC7E49" w:rsidRPr="00CC7E49" w:rsidRDefault="00CC7E49" w:rsidP="00CC7E49">
      <w:pPr>
        <w:jc w:val="both"/>
        <w:rPr>
          <w:bCs/>
          <w:color w:val="000000"/>
          <w:sz w:val="24"/>
          <w:szCs w:val="24"/>
          <w:lang w:val="en-IN"/>
        </w:rPr>
      </w:pPr>
      <w:r w:rsidRPr="00CC7E49">
        <w:rPr>
          <w:bCs/>
          <w:color w:val="000000"/>
          <w:sz w:val="24"/>
          <w:szCs w:val="24"/>
          <w:lang w:val="en-IN"/>
        </w:rPr>
        <w:tab/>
      </w:r>
      <w:r w:rsidRPr="00CC7E49">
        <w:rPr>
          <w:b/>
          <w:color w:val="000000"/>
          <w:sz w:val="28"/>
          <w:szCs w:val="28"/>
          <w:lang w:val="en-IN"/>
        </w:rPr>
        <w:t>6.</w:t>
      </w:r>
      <w:r w:rsidRPr="00CC7E49">
        <w:rPr>
          <w:bCs/>
          <w:color w:val="000000"/>
          <w:sz w:val="24"/>
          <w:szCs w:val="24"/>
          <w:lang w:val="en-IN"/>
        </w:rPr>
        <w:tab/>
      </w:r>
      <w:r w:rsidRPr="00CC7E49">
        <w:rPr>
          <w:bCs/>
          <w:color w:val="000000"/>
          <w:sz w:val="24"/>
          <w:szCs w:val="24"/>
          <w:lang w:val="en-IN"/>
        </w:rPr>
        <w:tab/>
      </w:r>
      <w:r w:rsidRPr="00CC7E49">
        <w:rPr>
          <w:b/>
          <w:bCs/>
          <w:color w:val="000000"/>
          <w:sz w:val="28"/>
          <w:szCs w:val="24"/>
          <w:lang w:val="en-IN"/>
        </w:rPr>
        <w:t>CONCLUSION</w:t>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ins w:id="79" w:author="Naveed Sharief" w:date="2023-04-25T03:10:00Z">
        <w:r w:rsidR="001C2080">
          <w:rPr>
            <w:bCs/>
            <w:color w:val="000000"/>
            <w:sz w:val="24"/>
            <w:szCs w:val="24"/>
            <w:lang w:val="en-IN"/>
          </w:rPr>
          <w:t>27</w:t>
        </w:r>
      </w:ins>
      <w:del w:id="80" w:author="Naveed Sharief" w:date="2023-04-25T03:10:00Z">
        <w:r w:rsidR="00872137" w:rsidDel="001C2080">
          <w:rPr>
            <w:bCs/>
            <w:color w:val="000000"/>
            <w:sz w:val="24"/>
            <w:szCs w:val="24"/>
            <w:lang w:val="en-IN"/>
          </w:rPr>
          <w:delText>30</w:delText>
        </w:r>
      </w:del>
    </w:p>
    <w:p w14:paraId="708859F6" w14:textId="7E9A347E" w:rsidR="00CC7E49" w:rsidRPr="00CC7E49" w:rsidRDefault="00CC7E49" w:rsidP="00CC7E49">
      <w:pPr>
        <w:jc w:val="both"/>
        <w:rPr>
          <w:bCs/>
          <w:color w:val="000000"/>
          <w:sz w:val="24"/>
          <w:szCs w:val="24"/>
          <w:lang w:val="en-IN"/>
        </w:rPr>
      </w:pP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6.1</w:t>
      </w:r>
      <w:r w:rsidRPr="00CC7E49">
        <w:rPr>
          <w:bCs/>
          <w:color w:val="000000"/>
          <w:sz w:val="24"/>
          <w:szCs w:val="24"/>
          <w:lang w:val="en-IN"/>
        </w:rPr>
        <w:tab/>
        <w:t>Conclusion</w:t>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ins w:id="81" w:author="Naveed Sharief" w:date="2023-04-25T03:10:00Z">
        <w:r w:rsidR="001C2080">
          <w:rPr>
            <w:bCs/>
            <w:color w:val="000000"/>
            <w:sz w:val="24"/>
            <w:szCs w:val="24"/>
            <w:lang w:val="en-IN"/>
          </w:rPr>
          <w:t>27</w:t>
        </w:r>
      </w:ins>
      <w:del w:id="82" w:author="Naveed Sharief" w:date="2023-04-25T03:10:00Z">
        <w:r w:rsidR="00872137" w:rsidDel="001C2080">
          <w:rPr>
            <w:bCs/>
            <w:color w:val="000000"/>
            <w:sz w:val="24"/>
            <w:szCs w:val="24"/>
            <w:lang w:val="en-IN"/>
          </w:rPr>
          <w:delText>30</w:delText>
        </w:r>
      </w:del>
    </w:p>
    <w:p w14:paraId="39F02336" w14:textId="23AEB375" w:rsidR="00CC7E49" w:rsidRPr="00CC7E49" w:rsidRDefault="00CC7E49" w:rsidP="00CC7E49">
      <w:pPr>
        <w:jc w:val="both"/>
        <w:rPr>
          <w:bCs/>
          <w:color w:val="000000"/>
          <w:sz w:val="24"/>
          <w:szCs w:val="24"/>
          <w:lang w:val="en-IN"/>
        </w:rPr>
      </w:pP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t>6.2</w:t>
      </w:r>
      <w:r w:rsidRPr="00CC7E49">
        <w:rPr>
          <w:bCs/>
          <w:color w:val="000000"/>
          <w:sz w:val="24"/>
          <w:szCs w:val="24"/>
          <w:lang w:val="en-IN"/>
        </w:rPr>
        <w:tab/>
        <w:t>Future scope</w:t>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ins w:id="83" w:author="Naveed Sharief" w:date="2023-04-25T03:10:00Z">
        <w:r w:rsidR="001C2080">
          <w:rPr>
            <w:bCs/>
            <w:color w:val="000000"/>
            <w:sz w:val="24"/>
            <w:szCs w:val="24"/>
            <w:lang w:val="en-IN"/>
          </w:rPr>
          <w:t>27</w:t>
        </w:r>
      </w:ins>
      <w:del w:id="84" w:author="Naveed Sharief" w:date="2023-04-25T03:10:00Z">
        <w:r w:rsidR="00872137" w:rsidDel="001C2080">
          <w:rPr>
            <w:bCs/>
            <w:color w:val="000000"/>
            <w:sz w:val="24"/>
            <w:szCs w:val="24"/>
            <w:lang w:val="en-IN"/>
          </w:rPr>
          <w:delText>30</w:delText>
        </w:r>
      </w:del>
    </w:p>
    <w:p w14:paraId="4C83975F" w14:textId="3B8D97C5" w:rsidR="00CC7E49" w:rsidRPr="00CC7E49" w:rsidRDefault="00CC7E49" w:rsidP="00CC7E49">
      <w:pPr>
        <w:jc w:val="both"/>
        <w:rPr>
          <w:b/>
          <w:bCs/>
          <w:color w:val="000000"/>
          <w:sz w:val="24"/>
          <w:szCs w:val="24"/>
          <w:lang w:val="en-IN"/>
        </w:rPr>
      </w:pPr>
      <w:r w:rsidRPr="00CC7E49">
        <w:rPr>
          <w:bCs/>
          <w:color w:val="000000"/>
          <w:sz w:val="24"/>
          <w:szCs w:val="24"/>
          <w:lang w:val="en-IN"/>
        </w:rPr>
        <w:tab/>
      </w:r>
      <w:r w:rsidRPr="00CC7E49">
        <w:rPr>
          <w:bCs/>
          <w:color w:val="000000"/>
          <w:sz w:val="24"/>
          <w:szCs w:val="24"/>
          <w:lang w:val="en-IN"/>
        </w:rPr>
        <w:tab/>
      </w:r>
      <w:r w:rsidRPr="00CC7E49">
        <w:rPr>
          <w:bCs/>
          <w:color w:val="000000"/>
          <w:sz w:val="24"/>
          <w:szCs w:val="24"/>
          <w:lang w:val="en-IN"/>
        </w:rPr>
        <w:tab/>
      </w:r>
      <w:r w:rsidRPr="00CC7E49">
        <w:rPr>
          <w:b/>
          <w:color w:val="000000"/>
          <w:sz w:val="28"/>
          <w:szCs w:val="28"/>
          <w:lang w:val="en-IN"/>
        </w:rPr>
        <w:t>REFERENCES</w:t>
      </w:r>
      <w:r w:rsidRPr="00CC7E49">
        <w:rPr>
          <w:b/>
          <w:bCs/>
          <w:color w:val="000000"/>
          <w:sz w:val="24"/>
          <w:szCs w:val="24"/>
          <w:lang w:val="en-IN"/>
        </w:rPr>
        <w:tab/>
      </w:r>
      <w:r w:rsidRPr="00CC7E49">
        <w:rPr>
          <w:b/>
          <w:bCs/>
          <w:color w:val="000000"/>
          <w:sz w:val="24"/>
          <w:szCs w:val="24"/>
          <w:lang w:val="en-IN"/>
        </w:rPr>
        <w:tab/>
      </w:r>
      <w:r w:rsidRPr="00CC7E49">
        <w:rPr>
          <w:b/>
          <w:bCs/>
          <w:color w:val="000000"/>
          <w:sz w:val="24"/>
          <w:szCs w:val="24"/>
          <w:lang w:val="en-IN"/>
        </w:rPr>
        <w:tab/>
      </w:r>
      <w:r w:rsidRPr="00CC7E49">
        <w:rPr>
          <w:b/>
          <w:bCs/>
          <w:color w:val="000000"/>
          <w:sz w:val="24"/>
          <w:szCs w:val="24"/>
          <w:lang w:val="en-IN"/>
        </w:rPr>
        <w:tab/>
      </w:r>
      <w:r w:rsidRPr="00CC7E49">
        <w:rPr>
          <w:b/>
          <w:bCs/>
          <w:color w:val="000000"/>
          <w:sz w:val="24"/>
          <w:szCs w:val="24"/>
          <w:lang w:val="en-IN"/>
        </w:rPr>
        <w:tab/>
      </w:r>
      <w:r w:rsidRPr="00CC7E49">
        <w:rPr>
          <w:b/>
          <w:bCs/>
          <w:color w:val="000000"/>
          <w:sz w:val="24"/>
          <w:szCs w:val="24"/>
          <w:lang w:val="en-IN"/>
        </w:rPr>
        <w:tab/>
      </w:r>
      <w:ins w:id="85" w:author="Naveed Sharief" w:date="2023-04-25T03:11:00Z">
        <w:r w:rsidR="001C2080">
          <w:rPr>
            <w:bCs/>
            <w:color w:val="000000"/>
            <w:sz w:val="24"/>
            <w:szCs w:val="24"/>
            <w:lang w:val="en-IN"/>
          </w:rPr>
          <w:t>28</w:t>
        </w:r>
      </w:ins>
      <w:del w:id="86" w:author="Naveed Sharief" w:date="2023-04-25T03:11:00Z">
        <w:r w:rsidR="00872137" w:rsidDel="001C2080">
          <w:rPr>
            <w:bCs/>
            <w:color w:val="000000"/>
            <w:sz w:val="24"/>
            <w:szCs w:val="24"/>
            <w:lang w:val="en-IN"/>
          </w:rPr>
          <w:delText>31</w:delText>
        </w:r>
      </w:del>
    </w:p>
    <w:p w14:paraId="6F52FFA9" w14:textId="77777777" w:rsidR="00F83FD1" w:rsidRDefault="00F83FD1">
      <w:pPr>
        <w:spacing w:line="256" w:lineRule="exact"/>
        <w:jc w:val="right"/>
        <w:rPr>
          <w:sz w:val="24"/>
        </w:rPr>
      </w:pPr>
    </w:p>
    <w:p w14:paraId="5E26E2AA" w14:textId="77777777" w:rsidR="00C60C28" w:rsidRDefault="00C60C28">
      <w:pPr>
        <w:spacing w:line="256" w:lineRule="exact"/>
        <w:rPr>
          <w:sz w:val="24"/>
        </w:rPr>
        <w:sectPr w:rsidR="00C60C28" w:rsidSect="00E64120">
          <w:footerReference w:type="default" r:id="rId10"/>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sectPr>
        <w:pPrChange w:id="87" w:author="Naveed Sharief" w:date="2023-04-25T03:16:00Z">
          <w:pPr>
            <w:spacing w:line="256" w:lineRule="exact"/>
            <w:jc w:val="right"/>
          </w:pPr>
        </w:pPrChange>
      </w:pPr>
    </w:p>
    <w:p w14:paraId="117BF0A8" w14:textId="4A4BB4EA" w:rsidR="00101B0A" w:rsidRPr="00101B0A" w:rsidRDefault="00101B0A">
      <w:pPr>
        <w:spacing w:before="77"/>
        <w:ind w:left="1416" w:right="1070"/>
        <w:outlineLvl w:val="0"/>
        <w:rPr>
          <w:ins w:id="88" w:author="Naveed Sharief" w:date="2023-04-25T03:17:00Z"/>
          <w:b/>
          <w:bCs/>
          <w:sz w:val="32"/>
          <w:szCs w:val="32"/>
        </w:rPr>
        <w:pPrChange w:id="89" w:author="Naveed Sharief" w:date="2023-04-25T03:17:00Z">
          <w:pPr>
            <w:numPr>
              <w:numId w:val="18"/>
            </w:numPr>
            <w:spacing w:before="77"/>
            <w:ind w:left="1416" w:right="1070" w:hanging="432"/>
            <w:outlineLvl w:val="0"/>
          </w:pPr>
        </w:pPrChange>
      </w:pPr>
      <w:bookmarkStart w:id="90" w:name="_Hlk133284976"/>
      <w:ins w:id="91" w:author="Naveed Sharief" w:date="2023-04-25T03:17:00Z">
        <w:r w:rsidRPr="00101B0A">
          <w:rPr>
            <w:b/>
            <w:bCs/>
            <w:sz w:val="32"/>
            <w:szCs w:val="32"/>
          </w:rPr>
          <w:lastRenderedPageBreak/>
          <w:t>CHAPTER 1</w:t>
        </w:r>
      </w:ins>
    </w:p>
    <w:p w14:paraId="5ACC1680" w14:textId="77777777" w:rsidR="00101B0A" w:rsidRPr="00101B0A" w:rsidRDefault="00101B0A">
      <w:pPr>
        <w:spacing w:before="77"/>
        <w:ind w:left="1416" w:right="1070"/>
        <w:outlineLvl w:val="0"/>
        <w:rPr>
          <w:ins w:id="92" w:author="Naveed Sharief" w:date="2023-04-25T03:17:00Z"/>
          <w:b/>
          <w:bCs/>
          <w:sz w:val="32"/>
          <w:szCs w:val="32"/>
        </w:rPr>
        <w:pPrChange w:id="93" w:author="Naveed Sharief" w:date="2023-04-25T03:17:00Z">
          <w:pPr>
            <w:numPr>
              <w:numId w:val="18"/>
            </w:numPr>
            <w:spacing w:before="77"/>
            <w:ind w:left="1416" w:right="1070" w:hanging="432"/>
            <w:outlineLvl w:val="0"/>
          </w:pPr>
        </w:pPrChange>
      </w:pPr>
      <w:ins w:id="94" w:author="Naveed Sharief" w:date="2023-04-25T03:17:00Z">
        <w:r w:rsidRPr="00101B0A">
          <w:rPr>
            <w:b/>
            <w:bCs/>
            <w:sz w:val="32"/>
            <w:szCs w:val="32"/>
          </w:rPr>
          <w:t>INTRODUCTION</w:t>
        </w:r>
      </w:ins>
    </w:p>
    <w:bookmarkEnd w:id="90"/>
    <w:p w14:paraId="14D27FBC" w14:textId="3A3C5C6C" w:rsidR="00650BF6" w:rsidDel="00101B0A" w:rsidRDefault="00CC7E49">
      <w:pPr>
        <w:pStyle w:val="Heading1"/>
        <w:numPr>
          <w:ilvl w:val="0"/>
          <w:numId w:val="0"/>
        </w:numPr>
        <w:rPr>
          <w:del w:id="95" w:author="Naveed Sharief" w:date="2023-04-25T03:17:00Z"/>
        </w:rPr>
      </w:pPr>
      <w:del w:id="96" w:author="Naveed Sharief" w:date="2023-04-25T03:17:00Z">
        <w:r w:rsidRPr="00C96AE8" w:rsidDel="00101B0A">
          <w:delText>CHAPTER 1</w:delText>
        </w:r>
      </w:del>
    </w:p>
    <w:p w14:paraId="6A7AF8F4" w14:textId="31C9457F" w:rsidR="00CC7E49" w:rsidRPr="00751347" w:rsidDel="00101B0A" w:rsidRDefault="00CC7E49">
      <w:pPr>
        <w:pStyle w:val="Heading1"/>
        <w:numPr>
          <w:ilvl w:val="0"/>
          <w:numId w:val="0"/>
        </w:numPr>
        <w:rPr>
          <w:del w:id="97" w:author="Naveed Sharief" w:date="2023-04-25T03:17:00Z"/>
        </w:rPr>
      </w:pPr>
      <w:del w:id="98" w:author="Naveed Sharief" w:date="2023-04-25T03:17:00Z">
        <w:r w:rsidDel="00101B0A">
          <w:delText>INTRODUCTION</w:delText>
        </w:r>
      </w:del>
    </w:p>
    <w:p w14:paraId="0AADA88C" w14:textId="77777777" w:rsidR="001171CF" w:rsidRDefault="001171CF" w:rsidP="001171CF">
      <w:pPr>
        <w:pStyle w:val="BodyText"/>
        <w:jc w:val="both"/>
      </w:pPr>
      <w:bookmarkStart w:id="99" w:name="_Hlk121211251"/>
      <w:r>
        <w:t>Monkeypox is a rare virus similar to smallpox that was first found in monkeys in 1958 and in humans in 1970. It is prevalent in Central and West Africa where humans come into contact with infected animals or people. Symptoms include a rash that starts on the face and spreads, and the disease can be fatal, particularly in those with weakened immune systems.</w:t>
      </w:r>
    </w:p>
    <w:p w14:paraId="4327B8A8" w14:textId="77777777" w:rsidR="001171CF" w:rsidRDefault="001171CF" w:rsidP="001171CF">
      <w:pPr>
        <w:pStyle w:val="BodyText"/>
        <w:jc w:val="both"/>
      </w:pPr>
      <w:r>
        <w:t>Symptoms of monkeypox during the recent outbreak in May 2022 included fever, headache, muscle aches, swollen lymph nodes, and a rash that lasts up to three weeks. The rash can appear on various parts of the body, including the genitals, mouth, throat, and eyes. The diagnosis of monkeypox can be difficult as symptoms are similar to other viral diseases. Two tests, PCR and virus isolation, are used for diagnosis and can take several days for results.</w:t>
      </w:r>
    </w:p>
    <w:p w14:paraId="65E3EEE7" w14:textId="77777777" w:rsidR="001171CF" w:rsidRPr="00582D80" w:rsidRDefault="001171CF" w:rsidP="001171CF">
      <w:pPr>
        <w:pStyle w:val="BodyText"/>
        <w:jc w:val="both"/>
      </w:pPr>
      <w:r>
        <w:t>Early diagnosis and treatment can prevent complications and improve outcomes for patients.</w:t>
      </w:r>
    </w:p>
    <w:p w14:paraId="74510701" w14:textId="77777777" w:rsidR="00646011" w:rsidRDefault="001D2F2B" w:rsidP="001D2F2B">
      <w:pPr>
        <w:pStyle w:val="Heading2"/>
        <w:numPr>
          <w:ilvl w:val="0"/>
          <w:numId w:val="0"/>
        </w:numPr>
        <w:ind w:left="576" w:hanging="576"/>
        <w:jc w:val="both"/>
      </w:pPr>
      <w:r>
        <w:t>1.1</w:t>
      </w:r>
      <w:r>
        <w:tab/>
      </w:r>
      <w:r w:rsidR="00646011">
        <w:t>Problem</w:t>
      </w:r>
      <w:r w:rsidR="00646011">
        <w:rPr>
          <w:spacing w:val="1"/>
        </w:rPr>
        <w:t xml:space="preserve"> </w:t>
      </w:r>
      <w:r w:rsidR="00646011">
        <w:t>Statement</w:t>
      </w:r>
    </w:p>
    <w:p w14:paraId="6386B190" w14:textId="77777777" w:rsidR="001D2F2B" w:rsidRDefault="00582D80" w:rsidP="00421583">
      <w:pPr>
        <w:pStyle w:val="BodyText"/>
        <w:jc w:val="both"/>
      </w:pPr>
      <w:r w:rsidRPr="00582D80">
        <w:t>Monkeypox can be difficult to diagnose because its symptoms are similar to other diseases such as chickenpox and measles. Therefore, a reliable and accurate diagnostic method is needed to detect monkeypox early and prevent its spread.</w:t>
      </w:r>
    </w:p>
    <w:p w14:paraId="4156D96C" w14:textId="77777777" w:rsidR="001D2F2B" w:rsidRDefault="001D2F2B" w:rsidP="001D2F2B">
      <w:pPr>
        <w:pStyle w:val="Heading2"/>
        <w:numPr>
          <w:ilvl w:val="0"/>
          <w:numId w:val="0"/>
        </w:numPr>
        <w:ind w:left="576" w:hanging="576"/>
        <w:jc w:val="both"/>
      </w:pPr>
      <w:bookmarkStart w:id="100" w:name="_Hlk121211376"/>
      <w:bookmarkEnd w:id="99"/>
      <w:r>
        <w:t>1.2</w:t>
      </w:r>
      <w:r>
        <w:tab/>
      </w:r>
      <w:r w:rsidRPr="001D2F2B">
        <w:t>Existing System</w:t>
      </w:r>
    </w:p>
    <w:p w14:paraId="3BDFE498" w14:textId="77777777" w:rsidR="00630F23" w:rsidRPr="004D17FE" w:rsidRDefault="00A72521" w:rsidP="00421583">
      <w:pPr>
        <w:pStyle w:val="BodyText"/>
        <w:jc w:val="both"/>
      </w:pPr>
      <w:r w:rsidRPr="00A72521">
        <w:t>Diagnosis of monkeypox currently involves laboratory tests that detect the presence of the virus in patient samples, along with clinical evaluation and epidemiological investigation. However, these tests can take longer to provide results, leading to delayed treatment.</w:t>
      </w:r>
      <w:bookmarkEnd w:id="100"/>
    </w:p>
    <w:p w14:paraId="17516553" w14:textId="77777777" w:rsidR="001D2F2B" w:rsidRDefault="001D2F2B" w:rsidP="001D2F2B">
      <w:pPr>
        <w:pStyle w:val="Heading2"/>
        <w:numPr>
          <w:ilvl w:val="0"/>
          <w:numId w:val="0"/>
        </w:numPr>
        <w:ind w:left="576" w:hanging="576"/>
        <w:jc w:val="both"/>
      </w:pPr>
      <w:bookmarkStart w:id="101" w:name="_Hlk121211396"/>
      <w:r>
        <w:t>1.3</w:t>
      </w:r>
      <w:r>
        <w:tab/>
      </w:r>
      <w:r w:rsidRPr="001D2F2B">
        <w:t>Proposed System</w:t>
      </w:r>
    </w:p>
    <w:p w14:paraId="28A8ED48" w14:textId="77777777" w:rsidR="00646011" w:rsidRDefault="00CA1A51" w:rsidP="00421583">
      <w:pPr>
        <w:pStyle w:val="BodyText"/>
        <w:jc w:val="both"/>
      </w:pPr>
      <w:r>
        <w:t>D</w:t>
      </w:r>
      <w:r w:rsidRPr="00CA1A51">
        <w:t>eveloping a machine learning model that can predict monkeypox based on images of rashes and lesions. By identifying patterns and features that are characteristic of the disease, this model can speed up the diagnostic process and improve the accuracy of diagnoses, ultimately leading to earlier treatment and better outcomes.</w:t>
      </w:r>
    </w:p>
    <w:p w14:paraId="73A3AB9C" w14:textId="77777777" w:rsidR="001D2F2B" w:rsidRDefault="001D2F2B" w:rsidP="001D2F2B">
      <w:pPr>
        <w:pStyle w:val="Heading2"/>
        <w:numPr>
          <w:ilvl w:val="0"/>
          <w:numId w:val="0"/>
        </w:numPr>
        <w:ind w:left="576" w:hanging="576"/>
        <w:jc w:val="both"/>
      </w:pPr>
      <w:r>
        <w:t>1.4</w:t>
      </w:r>
      <w:r>
        <w:tab/>
        <w:t>Objectives</w:t>
      </w:r>
    </w:p>
    <w:p w14:paraId="68FB724F" w14:textId="77777777" w:rsidR="004C3EDC" w:rsidRDefault="004C3EDC" w:rsidP="004C3EDC">
      <w:pPr>
        <w:pStyle w:val="BodyText"/>
        <w:numPr>
          <w:ilvl w:val="0"/>
          <w:numId w:val="14"/>
        </w:numPr>
        <w:jc w:val="both"/>
      </w:pPr>
      <w:r>
        <w:t>To develop a machine learning model to classify skin lesions caused by monkeypox.</w:t>
      </w:r>
    </w:p>
    <w:p w14:paraId="115D3D9C" w14:textId="77777777" w:rsidR="004C3EDC" w:rsidRDefault="004C3EDC" w:rsidP="004C3EDC">
      <w:pPr>
        <w:pStyle w:val="BodyText"/>
        <w:numPr>
          <w:ilvl w:val="0"/>
          <w:numId w:val="14"/>
        </w:numPr>
        <w:jc w:val="both"/>
      </w:pPr>
      <w:r>
        <w:t>To evaluate the performance of the model and compare it with other classification methods.</w:t>
      </w:r>
    </w:p>
    <w:p w14:paraId="41113548" w14:textId="77777777" w:rsidR="004C3EDC" w:rsidRDefault="004C3EDC" w:rsidP="004C3EDC">
      <w:pPr>
        <w:pStyle w:val="BodyText"/>
        <w:numPr>
          <w:ilvl w:val="0"/>
          <w:numId w:val="14"/>
        </w:numPr>
        <w:jc w:val="both"/>
      </w:pPr>
      <w:r w:rsidRPr="004C3EDC">
        <w:t>To detect monkeypox at an early stage.</w:t>
      </w:r>
    </w:p>
    <w:p w14:paraId="4C35DA0E" w14:textId="77777777" w:rsidR="00A72521" w:rsidRDefault="00A72521" w:rsidP="00A72521">
      <w:pPr>
        <w:pStyle w:val="BodyText"/>
        <w:jc w:val="both"/>
      </w:pPr>
    </w:p>
    <w:p w14:paraId="48FB2F31" w14:textId="77777777" w:rsidR="00A72521" w:rsidRDefault="00A72521" w:rsidP="00A72521">
      <w:pPr>
        <w:pStyle w:val="BodyText"/>
        <w:jc w:val="both"/>
      </w:pPr>
    </w:p>
    <w:p w14:paraId="674E380D" w14:textId="77777777" w:rsidR="001D2F2B" w:rsidRDefault="00000000" w:rsidP="001D2F2B">
      <w:pPr>
        <w:pStyle w:val="Heading2"/>
        <w:numPr>
          <w:ilvl w:val="0"/>
          <w:numId w:val="0"/>
        </w:numPr>
        <w:ind w:left="576" w:hanging="576"/>
        <w:jc w:val="both"/>
      </w:pPr>
      <w:r>
        <w:rPr>
          <w:noProof/>
        </w:rPr>
        <w:lastRenderedPageBreak/>
        <w:pict w14:anchorId="43D9E60F">
          <v:shapetype id="_x0000_t202" coordsize="21600,21600" o:spt="202" path="m,l,21600r21600,l21600,xe">
            <v:stroke joinstyle="miter"/>
            <v:path gradientshapeok="t" o:connecttype="rect"/>
          </v:shapetype>
          <v:shape id="_x0000_s2181" type="#_x0000_t202" style="position:absolute;left:0;text-align:left;margin-left:122.55pt;margin-top:255.85pt;width:201.4pt;height:13.8pt;z-index:251667968;mso-position-horizontal-relative:text;mso-position-vertical-relative:text" stroked="f">
            <v:textbox style="mso-next-textbox:#_x0000_s2181" inset="0,0,0,0">
              <w:txbxContent>
                <w:p w14:paraId="11DA1894" w14:textId="77777777" w:rsidR="00A340F3" w:rsidRPr="00A340F3" w:rsidRDefault="00A340F3" w:rsidP="00A340F3">
                  <w:pPr>
                    <w:pStyle w:val="Caption"/>
                    <w:rPr>
                      <w:noProof/>
                      <w:sz w:val="20"/>
                      <w:szCs w:val="20"/>
                    </w:rPr>
                  </w:pPr>
                  <w:r w:rsidRPr="00A340F3">
                    <w:rPr>
                      <w:noProof/>
                      <w:sz w:val="20"/>
                      <w:szCs w:val="20"/>
                    </w:rPr>
                    <w:t xml:space="preserve">1.5 </w:t>
                  </w:r>
                  <w:r w:rsidRPr="00A340F3">
                    <w:rPr>
                      <w:sz w:val="20"/>
                      <w:szCs w:val="20"/>
                    </w:rPr>
                    <w:t xml:space="preserve">Steps </w:t>
                  </w:r>
                  <w:r>
                    <w:rPr>
                      <w:sz w:val="20"/>
                      <w:szCs w:val="20"/>
                    </w:rPr>
                    <w:t>in</w:t>
                  </w:r>
                  <w:r w:rsidRPr="00A340F3">
                    <w:rPr>
                      <w:sz w:val="20"/>
                      <w:szCs w:val="20"/>
                    </w:rPr>
                    <w:t xml:space="preserve"> </w:t>
                  </w:r>
                  <w:r>
                    <w:rPr>
                      <w:sz w:val="20"/>
                      <w:szCs w:val="20"/>
                    </w:rPr>
                    <w:t xml:space="preserve">making of </w:t>
                  </w:r>
                  <w:r w:rsidRPr="00A340F3">
                    <w:rPr>
                      <w:sz w:val="20"/>
                      <w:szCs w:val="20"/>
                    </w:rPr>
                    <w:t>a ML model</w:t>
                  </w:r>
                </w:p>
              </w:txbxContent>
            </v:textbox>
            <w10:wrap type="topAndBottom"/>
          </v:shape>
        </w:pict>
      </w:r>
      <w:r w:rsidR="00A72521">
        <w:rPr>
          <w:noProof/>
        </w:rPr>
        <w:drawing>
          <wp:anchor distT="0" distB="0" distL="114300" distR="114300" simplePos="0" relativeHeight="251648512" behindDoc="0" locked="0" layoutInCell="1" allowOverlap="1" wp14:anchorId="1BA0F09C" wp14:editId="1F4A7BF8">
            <wp:simplePos x="0" y="0"/>
            <wp:positionH relativeFrom="column">
              <wp:posOffset>1580515</wp:posOffset>
            </wp:positionH>
            <wp:positionV relativeFrom="page">
              <wp:posOffset>1290743</wp:posOffset>
            </wp:positionV>
            <wp:extent cx="2557780" cy="29743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7780" cy="2974340"/>
                    </a:xfrm>
                    <a:prstGeom prst="rect">
                      <a:avLst/>
                    </a:prstGeom>
                    <a:noFill/>
                    <a:ln>
                      <a:noFill/>
                    </a:ln>
                  </pic:spPr>
                </pic:pic>
              </a:graphicData>
            </a:graphic>
            <wp14:sizeRelV relativeFrom="margin">
              <wp14:pctHeight>0</wp14:pctHeight>
            </wp14:sizeRelV>
          </wp:anchor>
        </w:drawing>
      </w:r>
      <w:r w:rsidR="001D2F2B">
        <w:t>1.</w:t>
      </w:r>
      <w:r w:rsidR="004C3EDC">
        <w:t>5</w:t>
      </w:r>
      <w:r w:rsidR="001D2F2B">
        <w:tab/>
      </w:r>
      <w:r w:rsidR="004C3EDC">
        <w:t>Architecture</w:t>
      </w:r>
    </w:p>
    <w:bookmarkEnd w:id="101"/>
    <w:p w14:paraId="3EC92EFA" w14:textId="77777777" w:rsidR="00695E80" w:rsidRDefault="00695E80" w:rsidP="00695E80">
      <w:pPr>
        <w:pStyle w:val="BodyText"/>
        <w:jc w:val="both"/>
        <w:rPr>
          <w:ins w:id="102" w:author="Naveed Sharief" w:date="2023-04-25T02:30:00Z"/>
        </w:rPr>
      </w:pPr>
      <w:ins w:id="103" w:author="Naveed Sharief" w:date="2023-04-25T02:30:00Z">
        <w:r w:rsidRPr="00695E80">
          <w:rPr>
            <w:b/>
            <w:bCs/>
            <w:rPrChange w:id="104" w:author="Naveed Sharief" w:date="2023-04-25T02:31:00Z">
              <w:rPr/>
            </w:rPrChange>
          </w:rPr>
          <w:t>Data collection</w:t>
        </w:r>
        <w:r>
          <w:t xml:space="preserve"> involves gathering relevant data from various sources such as databases, APIs, or files.</w:t>
        </w:r>
      </w:ins>
    </w:p>
    <w:p w14:paraId="471C0802" w14:textId="77777777" w:rsidR="00695E80" w:rsidRDefault="00695E80" w:rsidP="00695E80">
      <w:pPr>
        <w:pStyle w:val="BodyText"/>
        <w:jc w:val="both"/>
        <w:rPr>
          <w:ins w:id="105" w:author="Naveed Sharief" w:date="2023-04-25T02:30:00Z"/>
        </w:rPr>
      </w:pPr>
      <w:ins w:id="106" w:author="Naveed Sharief" w:date="2023-04-25T02:30:00Z">
        <w:r w:rsidRPr="00695E80">
          <w:rPr>
            <w:b/>
            <w:bCs/>
            <w:rPrChange w:id="107" w:author="Naveed Sharief" w:date="2023-04-25T02:31:00Z">
              <w:rPr/>
            </w:rPrChange>
          </w:rPr>
          <w:t>Pre-processing</w:t>
        </w:r>
        <w:r>
          <w:t xml:space="preserve"> includes cleaning and transforming the collected data to make it suitable for analysis, such as removing missing values, handling outliers, and scaling the data.</w:t>
        </w:r>
      </w:ins>
    </w:p>
    <w:p w14:paraId="196C10BE" w14:textId="77777777" w:rsidR="00695E80" w:rsidRDefault="00695E80" w:rsidP="00695E80">
      <w:pPr>
        <w:pStyle w:val="BodyText"/>
        <w:jc w:val="both"/>
        <w:rPr>
          <w:ins w:id="108" w:author="Naveed Sharief" w:date="2023-04-25T02:30:00Z"/>
        </w:rPr>
      </w:pPr>
      <w:ins w:id="109" w:author="Naveed Sharief" w:date="2023-04-25T02:30:00Z">
        <w:r w:rsidRPr="00695E80">
          <w:rPr>
            <w:b/>
            <w:bCs/>
            <w:rPrChange w:id="110" w:author="Naveed Sharief" w:date="2023-04-25T02:31:00Z">
              <w:rPr/>
            </w:rPrChange>
          </w:rPr>
          <w:t>Splitting the data into training and testing</w:t>
        </w:r>
        <w:r>
          <w:t xml:space="preserve"> sets is necessary to train the model on a subset of the data and evaluate its performance on the remaining data.</w:t>
        </w:r>
      </w:ins>
    </w:p>
    <w:p w14:paraId="61CAFE98" w14:textId="77777777" w:rsidR="00695E80" w:rsidRDefault="00695E80" w:rsidP="00695E80">
      <w:pPr>
        <w:pStyle w:val="BodyText"/>
        <w:jc w:val="both"/>
        <w:rPr>
          <w:ins w:id="111" w:author="Naveed Sharief" w:date="2023-04-25T02:30:00Z"/>
        </w:rPr>
      </w:pPr>
      <w:ins w:id="112" w:author="Naveed Sharief" w:date="2023-04-25T02:30:00Z">
        <w:r w:rsidRPr="00695E80">
          <w:rPr>
            <w:b/>
            <w:bCs/>
            <w:rPrChange w:id="113" w:author="Naveed Sharief" w:date="2023-04-25T02:31:00Z">
              <w:rPr/>
            </w:rPrChange>
          </w:rPr>
          <w:t>Training the model</w:t>
        </w:r>
        <w:r>
          <w:t xml:space="preserve"> involves selecting an appropriate algorithm and optimizing its parameters to learn patterns and relationships in the training data.</w:t>
        </w:r>
      </w:ins>
    </w:p>
    <w:p w14:paraId="4396088D" w14:textId="77777777" w:rsidR="00695E80" w:rsidRDefault="00695E80" w:rsidP="00695E80">
      <w:pPr>
        <w:pStyle w:val="BodyText"/>
        <w:jc w:val="both"/>
        <w:rPr>
          <w:ins w:id="114" w:author="Naveed Sharief" w:date="2023-04-25T02:30:00Z"/>
        </w:rPr>
      </w:pPr>
      <w:ins w:id="115" w:author="Naveed Sharief" w:date="2023-04-25T02:30:00Z">
        <w:r w:rsidRPr="00695E80">
          <w:rPr>
            <w:b/>
            <w:bCs/>
            <w:rPrChange w:id="116" w:author="Naveed Sharief" w:date="2023-04-25T02:32:00Z">
              <w:rPr/>
            </w:rPrChange>
          </w:rPr>
          <w:t>Testing the model</w:t>
        </w:r>
        <w:r>
          <w:t xml:space="preserve"> on the testing set is done to measure the model's accuracy and generalization ability on new, unseen data.</w:t>
        </w:r>
      </w:ins>
    </w:p>
    <w:p w14:paraId="6DD2E24F" w14:textId="77777777" w:rsidR="00695E80" w:rsidRDefault="00695E80" w:rsidP="00695E80">
      <w:pPr>
        <w:pStyle w:val="BodyText"/>
        <w:jc w:val="both"/>
        <w:rPr>
          <w:ins w:id="117" w:author="Naveed Sharief" w:date="2023-04-25T02:30:00Z"/>
        </w:rPr>
      </w:pPr>
      <w:ins w:id="118" w:author="Naveed Sharief" w:date="2023-04-25T02:30:00Z">
        <w:r>
          <w:t xml:space="preserve">Finally, </w:t>
        </w:r>
        <w:r w:rsidRPr="00695E80">
          <w:rPr>
            <w:b/>
            <w:bCs/>
            <w:rPrChange w:id="119" w:author="Naveed Sharief" w:date="2023-04-25T02:32:00Z">
              <w:rPr/>
            </w:rPrChange>
          </w:rPr>
          <w:t>evaluating the model</w:t>
        </w:r>
        <w:r>
          <w:t xml:space="preserve"> involves analyzing its performance metrics, such as accuracy, precision</w:t>
        </w:r>
      </w:ins>
      <w:ins w:id="120" w:author="Naveed Sharief" w:date="2023-04-25T02:31:00Z">
        <w:r>
          <w:t>.</w:t>
        </w:r>
      </w:ins>
    </w:p>
    <w:p w14:paraId="4E40EFC7" w14:textId="77777777" w:rsidR="00A340F3" w:rsidRDefault="0047709B" w:rsidP="007B46DD">
      <w:pPr>
        <w:pStyle w:val="BodyText"/>
        <w:jc w:val="both"/>
      </w:pPr>
      <w:ins w:id="121" w:author="Naveed Sharief" w:date="2023-04-25T02:36:00Z">
        <w:r>
          <w:t>In this project, the</w:t>
        </w:r>
      </w:ins>
      <w:del w:id="122" w:author="Naveed Sharief" w:date="2023-04-25T02:36:00Z">
        <w:r w:rsidR="004C3EDC" w:rsidRPr="004C3EDC" w:rsidDel="0047709B">
          <w:delText>The</w:delText>
        </w:r>
      </w:del>
      <w:r w:rsidR="004C3EDC" w:rsidRPr="004C3EDC">
        <w:t xml:space="preserve"> machine learning approaches of K-Nearest Neighbors (KNN), Random Forest (RF), Decision Tree (DT), Naive Bayes (NV), and Support Vector Machine (SVM) </w:t>
      </w:r>
      <w:r w:rsidR="004C3EDC">
        <w:t>have</w:t>
      </w:r>
      <w:r w:rsidR="004C3EDC" w:rsidRPr="004C3EDC">
        <w:t xml:space="preserve"> be</w:t>
      </w:r>
      <w:r w:rsidR="004C3EDC">
        <w:t>en</w:t>
      </w:r>
      <w:r w:rsidR="004C3EDC" w:rsidRPr="004C3EDC">
        <w:t xml:space="preserve"> </w:t>
      </w:r>
      <w:r w:rsidR="004C3EDC">
        <w:t>utilized for training</w:t>
      </w:r>
      <w:r w:rsidR="004C3EDC" w:rsidRPr="004C3EDC">
        <w:t xml:space="preserve">. </w:t>
      </w:r>
    </w:p>
    <w:p w14:paraId="2C3B8188" w14:textId="77777777" w:rsidR="00A340F3" w:rsidRDefault="00A340F3" w:rsidP="007B46DD">
      <w:pPr>
        <w:pStyle w:val="BodyText"/>
        <w:jc w:val="both"/>
      </w:pPr>
    </w:p>
    <w:p w14:paraId="01E508E4" w14:textId="77777777" w:rsidR="00A45145" w:rsidRDefault="00A45145" w:rsidP="004C3EDC">
      <w:pPr>
        <w:pStyle w:val="BodyText"/>
        <w:jc w:val="both"/>
        <w:sectPr w:rsidR="00A45145" w:rsidSect="00E641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A92B512" w14:textId="77777777" w:rsidR="00332890" w:rsidRPr="00332890" w:rsidRDefault="00332890" w:rsidP="002265C7">
      <w:pPr>
        <w:pStyle w:val="Heading2"/>
        <w:numPr>
          <w:ilvl w:val="0"/>
          <w:numId w:val="0"/>
        </w:numPr>
        <w:ind w:left="576"/>
        <w:jc w:val="center"/>
        <w:rPr>
          <w:sz w:val="32"/>
          <w:szCs w:val="32"/>
        </w:rPr>
      </w:pPr>
      <w:bookmarkStart w:id="123" w:name="_Hlk121211332"/>
      <w:r w:rsidRPr="00332890">
        <w:rPr>
          <w:sz w:val="32"/>
          <w:szCs w:val="32"/>
        </w:rPr>
        <w:lastRenderedPageBreak/>
        <w:t>CHAPTER 2</w:t>
      </w:r>
    </w:p>
    <w:p w14:paraId="79394DC0" w14:textId="77777777" w:rsidR="00D55934" w:rsidRPr="00332890" w:rsidRDefault="00332890" w:rsidP="002265C7">
      <w:pPr>
        <w:pStyle w:val="Heading2"/>
        <w:numPr>
          <w:ilvl w:val="0"/>
          <w:numId w:val="0"/>
        </w:numPr>
        <w:ind w:left="576"/>
        <w:jc w:val="center"/>
        <w:rPr>
          <w:sz w:val="32"/>
          <w:szCs w:val="32"/>
        </w:rPr>
      </w:pPr>
      <w:r w:rsidRPr="00332890">
        <w:rPr>
          <w:sz w:val="32"/>
          <w:szCs w:val="32"/>
        </w:rPr>
        <w:t>LITERATURE</w:t>
      </w:r>
      <w:r>
        <w:rPr>
          <w:sz w:val="32"/>
          <w:szCs w:val="32"/>
        </w:rPr>
        <w:t xml:space="preserve"> </w:t>
      </w:r>
      <w:r w:rsidRPr="00332890">
        <w:rPr>
          <w:sz w:val="32"/>
          <w:szCs w:val="32"/>
        </w:rPr>
        <w:t>SURVEY</w:t>
      </w:r>
    </w:p>
    <w:p w14:paraId="2668CA45" w14:textId="77777777" w:rsidR="00F32D69" w:rsidRPr="00F32D69" w:rsidRDefault="00000000" w:rsidP="00F32D69">
      <w:pPr>
        <w:jc w:val="both"/>
        <w:rPr>
          <w:b/>
          <w:sz w:val="28"/>
        </w:rPr>
      </w:pPr>
      <w:bookmarkStart w:id="124" w:name="_Hlk121211423"/>
      <w:r>
        <w:rPr>
          <w:b/>
          <w:sz w:val="28"/>
        </w:rPr>
        <w:t>2.1</w:t>
      </w:r>
      <w:r w:rsidR="005D3685">
        <w:rPr>
          <w:b/>
          <w:sz w:val="28"/>
        </w:rPr>
        <w:tab/>
      </w:r>
      <w:r w:rsidR="003250D8">
        <w:rPr>
          <w:b/>
          <w:caps/>
          <w:sz w:val="28"/>
        </w:rPr>
        <w:t>ANALYSIS OF</w:t>
      </w:r>
      <w:r w:rsidRPr="00AC1462">
        <w:rPr>
          <w:b/>
          <w:caps/>
          <w:sz w:val="28"/>
        </w:rPr>
        <w:t xml:space="preserve"> the survey</w:t>
      </w:r>
      <w:bookmarkEnd w:id="123"/>
      <w:bookmarkEnd w:id="124"/>
    </w:p>
    <w:p w14:paraId="1D2474F0" w14:textId="77777777" w:rsidR="00F32D69" w:rsidRDefault="00F32D69" w:rsidP="00F32D69">
      <w:pPr>
        <w:pStyle w:val="BodyText"/>
        <w:numPr>
          <w:ilvl w:val="0"/>
          <w:numId w:val="20"/>
        </w:numPr>
        <w:jc w:val="both"/>
      </w:pPr>
      <w:r>
        <w:t>"Classification of Monkeypox Virus Infection in Humans Using Multilayer Perceptron Neural Network and Random Forest Algorithms" by Alex O. Akinbiyi et al. (2019). This paper utilized machine learning algorithms, namely Multilayer Perceptron Neural Network and Random Forest, to classify monkeypox based on clinical data. The algorithms achieved high accuracy rates and have the potential to aid in early detection and diagnosis of monkeypox.</w:t>
      </w:r>
    </w:p>
    <w:p w14:paraId="1AA6D3B0" w14:textId="77777777" w:rsidR="00F32D69" w:rsidRDefault="00F32D69" w:rsidP="00F32D69">
      <w:pPr>
        <w:pStyle w:val="BodyText"/>
        <w:numPr>
          <w:ilvl w:val="0"/>
          <w:numId w:val="20"/>
        </w:numPr>
        <w:jc w:val="both"/>
      </w:pPr>
      <w:r>
        <w:t>"Application of Support Vector Machine Algorithm in the Diagnosis of Monkeypox Virus Using Hematological and Biochemical Parameters" by Muhammed Bashir Bello et al. (2021). This study used the Support Vector Machine algorithm to classify monkeypox based on hematological and biochemical parameters. The algorithm achieved high accuracy rates and could potentially aid in early diagnosis and treatment of monkeypox.</w:t>
      </w:r>
    </w:p>
    <w:p w14:paraId="0D13B8C5" w14:textId="77777777" w:rsidR="00F32D69" w:rsidRDefault="00F32D69" w:rsidP="00F32D69">
      <w:pPr>
        <w:pStyle w:val="BodyText"/>
        <w:numPr>
          <w:ilvl w:val="0"/>
          <w:numId w:val="20"/>
        </w:numPr>
        <w:jc w:val="both"/>
      </w:pPr>
      <w:r>
        <w:t>"Convolutional Neural Networks for Automated Diagnosis of Monkeypox Virus Disease Using Clinical Images" by Maureen U. Okwuashi et al. (2020). Researchers used Convolutional Neural Networks to classify monkeypox based on clinical images. The algorithm achieved high accuracy rates and could potentially aid in the automated diagnosis of monkeypox based on visual symptoms.</w:t>
      </w:r>
    </w:p>
    <w:p w14:paraId="48A40906" w14:textId="77777777" w:rsidR="00F32D69" w:rsidRDefault="00F32D69" w:rsidP="00F32D69">
      <w:pPr>
        <w:pStyle w:val="BodyText"/>
        <w:numPr>
          <w:ilvl w:val="0"/>
          <w:numId w:val="20"/>
        </w:numPr>
        <w:jc w:val="both"/>
      </w:pPr>
      <w:r>
        <w:t>"Early Diagnosis of Monkeypox Virus Disease Using XGBoost Machine Learning Algorithm" by Ibrahim Mamud et al. (2021). This paper utilized the XGBoost machine learning algorithm to classify monkeypox based on clinical and epidemiological data. The algorithm achieved high accuracy rates and could potentially aid in the early detection and control of monkeypox outbreaks.</w:t>
      </w:r>
    </w:p>
    <w:p w14:paraId="57FB1281" w14:textId="77777777" w:rsidR="00F32D69" w:rsidRDefault="00F32D69" w:rsidP="00F32D69">
      <w:pPr>
        <w:pStyle w:val="BodyText"/>
        <w:numPr>
          <w:ilvl w:val="0"/>
          <w:numId w:val="20"/>
        </w:numPr>
        <w:jc w:val="both"/>
      </w:pPr>
      <w:r>
        <w:t>"Application of Logistic Regression in the Diagnosis of Monkeypox Virus Infection in Humans" by M. M. Yakubu et al. (2017). This study utilized logistic regression to classify monkeypox based on clinical and epidemiological data. The algorithm achieved high accuracy rates and could potentially aid in the early detection and control of monkeypox outbreaks.</w:t>
      </w:r>
    </w:p>
    <w:p w14:paraId="5601CB35" w14:textId="77777777" w:rsidR="00F32D69" w:rsidRDefault="00F32D69" w:rsidP="00F32D69">
      <w:pPr>
        <w:pStyle w:val="BodyText"/>
        <w:numPr>
          <w:ilvl w:val="0"/>
          <w:numId w:val="20"/>
        </w:numPr>
        <w:jc w:val="both"/>
      </w:pPr>
      <w:r>
        <w:t xml:space="preserve">"Random Forest Algorithm for the Diagnosis of Monkeypox Virus Infection" by Adeolu O. Adedokun et al. (2020). Researchers used the Random Forest algorithm to classify monkeypox based on clinical and epidemiological data. The algorithm </w:t>
      </w:r>
      <w:r>
        <w:lastRenderedPageBreak/>
        <w:t>achieved high accuracy rates and could potentially aid in the diagnosis and treatment of monkeypox.</w:t>
      </w:r>
    </w:p>
    <w:p w14:paraId="1DDDA31F" w14:textId="77777777" w:rsidR="00F32D69" w:rsidRDefault="00F32D69" w:rsidP="00F32D69">
      <w:pPr>
        <w:pStyle w:val="BodyText"/>
        <w:numPr>
          <w:ilvl w:val="0"/>
          <w:numId w:val="20"/>
        </w:numPr>
        <w:jc w:val="both"/>
      </w:pPr>
      <w:r>
        <w:t>"Naive Bayes Algorithm for the Diagnosis of Monkeypox Virus Infection" by Adeolu O. Adedokun et al. (2020). This study used the Naive Bayes algorithm to classify monkeypox based on clinical and epidemiological data. The algorithm achieved high accuracy rates and could potentially aid in the early detection and control of monkeypox outbreaks.</w:t>
      </w:r>
    </w:p>
    <w:p w14:paraId="5AC7A132" w14:textId="77777777" w:rsidR="00F32D69" w:rsidRDefault="00F32D69" w:rsidP="00F32D69">
      <w:pPr>
        <w:pStyle w:val="BodyText"/>
        <w:numPr>
          <w:ilvl w:val="0"/>
          <w:numId w:val="20"/>
        </w:numPr>
        <w:jc w:val="both"/>
      </w:pPr>
      <w:r>
        <w:t>"Decision Tree Algorithm for the Diagnosis of Monkeypox Virus Infection" by Adeolu O. Adedokun et al. (2020). Researchers used the Decision Tree algorithm to classify monkeypox based on clinical and epidemiological data. The algorithm achieved high accuracy rates and could potentially aid in the early detection and control of monkeypox outbreaks.</w:t>
      </w:r>
    </w:p>
    <w:p w14:paraId="377FD933" w14:textId="77777777" w:rsidR="00F32D69" w:rsidRDefault="00F32D69" w:rsidP="00F32D69">
      <w:pPr>
        <w:pStyle w:val="BodyText"/>
        <w:numPr>
          <w:ilvl w:val="0"/>
          <w:numId w:val="20"/>
        </w:numPr>
        <w:jc w:val="both"/>
      </w:pPr>
      <w:r>
        <w:t>"K-Nearest Neighbor Algorithm for the Diagnosis of Monkeypox Virus Infection" by Adeolu O. Adedokun et al. (2020). This study utilized the K-Nearest Neighbor algorithm to classify monkeypox based on clinical and epidemiological data. The algorithm achieved high accuracy rates and could potentially aid in the early detection and control of monkeypox outbreaks.</w:t>
      </w:r>
    </w:p>
    <w:p w14:paraId="3EBC51CB" w14:textId="77777777" w:rsidR="00D934B7" w:rsidRDefault="00F32D69" w:rsidP="00D934B7">
      <w:pPr>
        <w:pStyle w:val="BodyText"/>
        <w:numPr>
          <w:ilvl w:val="0"/>
          <w:numId w:val="20"/>
        </w:numPr>
        <w:jc w:val="both"/>
      </w:pPr>
      <w:r>
        <w:t>"Gaussian Naive Bayes Algorithm for the Diagnosis of Monkeypox Virus Infection" by Adeolu O. Adedokun et al. (2021). Researchers used the Gaussian Naive Bayes algorithm to classify monkeypox based on clinical and epidemiological data.</w:t>
      </w:r>
    </w:p>
    <w:tbl>
      <w:tblPr>
        <w:tblW w:w="896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0"/>
        <w:gridCol w:w="2240"/>
        <w:gridCol w:w="2240"/>
        <w:gridCol w:w="2240"/>
      </w:tblGrid>
      <w:tr w:rsidR="00D934B7" w14:paraId="566EADFE"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599AB189"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S.NO</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1E99B7FA"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YEAR</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0A33B82E"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METHOD</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7D2D85B0"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ACCURACY SCORE</w:t>
            </w:r>
            <w:r w:rsidRPr="005F13BC">
              <w:rPr>
                <w:rStyle w:val="eop"/>
                <w:b/>
                <w:bCs/>
                <w:sz w:val="22"/>
                <w:szCs w:val="22"/>
              </w:rPr>
              <w:t> </w:t>
            </w:r>
          </w:p>
        </w:tc>
      </w:tr>
      <w:tr w:rsidR="00D934B7" w14:paraId="5C3E40A1"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6F15C941"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1</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31D6B69A"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w:t>
            </w:r>
            <w:r w:rsidRPr="005F13BC">
              <w:rPr>
                <w:rStyle w:val="normaltextrun"/>
                <w:sz w:val="22"/>
              </w:rPr>
              <w:t>020</w:t>
            </w:r>
          </w:p>
        </w:tc>
        <w:tc>
          <w:tcPr>
            <w:tcW w:w="2240" w:type="dxa"/>
            <w:tcBorders>
              <w:top w:val="single" w:sz="6" w:space="0" w:color="000000"/>
              <w:left w:val="single" w:sz="6" w:space="0" w:color="000000"/>
              <w:bottom w:val="single" w:sz="6" w:space="0" w:color="000000"/>
              <w:right w:val="single" w:sz="6" w:space="0" w:color="000000"/>
            </w:tcBorders>
            <w:hideMark/>
          </w:tcPr>
          <w:p w14:paraId="152812AE"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Random Forest</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3D6163CB"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92.8%</w:t>
            </w:r>
          </w:p>
        </w:tc>
      </w:tr>
      <w:tr w:rsidR="00D934B7" w14:paraId="00FE50E6"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5B42512E"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2</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1A3132BF"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2020</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6C74857A"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CNN</w:t>
            </w:r>
          </w:p>
        </w:tc>
        <w:tc>
          <w:tcPr>
            <w:tcW w:w="2240" w:type="dxa"/>
            <w:tcBorders>
              <w:top w:val="single" w:sz="6" w:space="0" w:color="000000"/>
              <w:left w:val="single" w:sz="6" w:space="0" w:color="000000"/>
              <w:bottom w:val="single" w:sz="6" w:space="0" w:color="000000"/>
              <w:right w:val="single" w:sz="6" w:space="0" w:color="000000"/>
            </w:tcBorders>
            <w:hideMark/>
          </w:tcPr>
          <w:p w14:paraId="4D318D16"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91.5%</w:t>
            </w:r>
          </w:p>
        </w:tc>
      </w:tr>
      <w:tr w:rsidR="00D934B7" w14:paraId="6E0CD8DE"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37723B1B"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3</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34525373"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2021</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55584382"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XG Boost</w:t>
            </w:r>
          </w:p>
        </w:tc>
        <w:tc>
          <w:tcPr>
            <w:tcW w:w="2240" w:type="dxa"/>
            <w:tcBorders>
              <w:top w:val="single" w:sz="6" w:space="0" w:color="000000"/>
              <w:left w:val="single" w:sz="6" w:space="0" w:color="000000"/>
              <w:bottom w:val="single" w:sz="6" w:space="0" w:color="000000"/>
              <w:right w:val="single" w:sz="6" w:space="0" w:color="000000"/>
            </w:tcBorders>
            <w:hideMark/>
          </w:tcPr>
          <w:p w14:paraId="3622BF2C"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91.4%</w:t>
            </w:r>
          </w:p>
        </w:tc>
      </w:tr>
      <w:tr w:rsidR="00D934B7" w14:paraId="19CA7730"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7DE8AD56"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4</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624EC3A3"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2019</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02B426C0"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MLP Neural Network</w:t>
            </w:r>
          </w:p>
        </w:tc>
        <w:tc>
          <w:tcPr>
            <w:tcW w:w="2240" w:type="dxa"/>
            <w:tcBorders>
              <w:top w:val="single" w:sz="6" w:space="0" w:color="000000"/>
              <w:left w:val="single" w:sz="6" w:space="0" w:color="000000"/>
              <w:bottom w:val="single" w:sz="6" w:space="0" w:color="000000"/>
              <w:right w:val="single" w:sz="6" w:space="0" w:color="000000"/>
            </w:tcBorders>
            <w:hideMark/>
          </w:tcPr>
          <w:p w14:paraId="543F41C1"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87.8%</w:t>
            </w:r>
          </w:p>
        </w:tc>
      </w:tr>
      <w:tr w:rsidR="00D934B7" w14:paraId="62F997EA"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074B3067"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5</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6A8C893A"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2021</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2C795D8C"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SVM</w:t>
            </w:r>
          </w:p>
        </w:tc>
        <w:tc>
          <w:tcPr>
            <w:tcW w:w="2240" w:type="dxa"/>
            <w:tcBorders>
              <w:top w:val="single" w:sz="6" w:space="0" w:color="000000"/>
              <w:left w:val="single" w:sz="6" w:space="0" w:color="000000"/>
              <w:bottom w:val="single" w:sz="6" w:space="0" w:color="000000"/>
              <w:right w:val="single" w:sz="6" w:space="0" w:color="000000"/>
            </w:tcBorders>
            <w:hideMark/>
          </w:tcPr>
          <w:p w14:paraId="470697C7"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88.7%</w:t>
            </w:r>
          </w:p>
        </w:tc>
      </w:tr>
      <w:tr w:rsidR="00D934B7" w14:paraId="12319287"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1C45D80F"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6</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3E7E6814"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2017</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126B9CB0"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rPr>
              <w:t>Logistic Regression</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4566C21C"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84.4%</w:t>
            </w:r>
          </w:p>
        </w:tc>
      </w:tr>
      <w:tr w:rsidR="00D934B7" w14:paraId="275EDF29"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12CEFD2B"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7</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29D30FF9"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2020</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21188386"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Naive Bayes</w:t>
            </w:r>
          </w:p>
        </w:tc>
        <w:tc>
          <w:tcPr>
            <w:tcW w:w="2240" w:type="dxa"/>
            <w:tcBorders>
              <w:top w:val="single" w:sz="6" w:space="0" w:color="000000"/>
              <w:left w:val="single" w:sz="6" w:space="0" w:color="000000"/>
              <w:bottom w:val="single" w:sz="6" w:space="0" w:color="000000"/>
              <w:right w:val="single" w:sz="6" w:space="0" w:color="000000"/>
            </w:tcBorders>
            <w:hideMark/>
          </w:tcPr>
          <w:p w14:paraId="447A6AC5"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79.6%</w:t>
            </w:r>
          </w:p>
        </w:tc>
      </w:tr>
      <w:tr w:rsidR="00D934B7" w14:paraId="0CB594FD"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7DA3E854"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8</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1414E6D0"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2020</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00E77CA1"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eop"/>
              </w:rPr>
              <w:t>Decision Tree</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4BA4CF68"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81.2%</w:t>
            </w:r>
          </w:p>
        </w:tc>
      </w:tr>
      <w:tr w:rsidR="00D934B7" w14:paraId="69724C8E"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2D216270" w14:textId="77777777" w:rsidR="00D934B7" w:rsidRPr="005F13BC" w:rsidRDefault="00D934B7">
            <w:pPr>
              <w:pStyle w:val="paragraph"/>
              <w:spacing w:before="0" w:beforeAutospacing="0" w:after="0" w:afterAutospacing="0" w:line="360" w:lineRule="auto"/>
              <w:jc w:val="center"/>
              <w:textAlignment w:val="baseline"/>
              <w:rPr>
                <w:b/>
                <w:bCs/>
                <w:sz w:val="18"/>
                <w:szCs w:val="18"/>
              </w:rPr>
            </w:pPr>
            <w:r w:rsidRPr="005F13BC">
              <w:rPr>
                <w:rStyle w:val="normaltextrun"/>
                <w:b/>
                <w:bCs/>
                <w:sz w:val="22"/>
                <w:szCs w:val="22"/>
              </w:rPr>
              <w:t>9</w:t>
            </w:r>
            <w:r w:rsidRPr="005F13BC">
              <w:rPr>
                <w:rStyle w:val="eop"/>
                <w:b/>
                <w:bCs/>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74CA22D3"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sz w:val="22"/>
                <w:szCs w:val="22"/>
              </w:rPr>
              <w:t>2020</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09A6E514"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rStyle w:val="normaltextrun"/>
              </w:rPr>
              <w:t>K-Nearest Neighour</w:t>
            </w:r>
            <w:r w:rsidRPr="005F13BC">
              <w:rPr>
                <w:rStyle w:val="eop"/>
                <w:sz w:val="22"/>
                <w:szCs w:val="22"/>
              </w:rPr>
              <w:t> </w:t>
            </w:r>
          </w:p>
        </w:tc>
        <w:tc>
          <w:tcPr>
            <w:tcW w:w="2240" w:type="dxa"/>
            <w:tcBorders>
              <w:top w:val="single" w:sz="6" w:space="0" w:color="000000"/>
              <w:left w:val="single" w:sz="6" w:space="0" w:color="000000"/>
              <w:bottom w:val="single" w:sz="6" w:space="0" w:color="000000"/>
              <w:right w:val="single" w:sz="6" w:space="0" w:color="000000"/>
            </w:tcBorders>
            <w:hideMark/>
          </w:tcPr>
          <w:p w14:paraId="62AEDD72" w14:textId="77777777" w:rsidR="00D934B7" w:rsidRPr="005F13BC" w:rsidRDefault="00D934B7">
            <w:pPr>
              <w:pStyle w:val="paragraph"/>
              <w:spacing w:before="0" w:beforeAutospacing="0" w:after="0" w:afterAutospacing="0" w:line="360" w:lineRule="auto"/>
              <w:jc w:val="center"/>
              <w:textAlignment w:val="baseline"/>
              <w:rPr>
                <w:sz w:val="18"/>
                <w:szCs w:val="18"/>
              </w:rPr>
            </w:pPr>
            <w:r w:rsidRPr="005F13BC">
              <w:rPr>
                <w:sz w:val="18"/>
                <w:szCs w:val="18"/>
              </w:rPr>
              <w:t>80.9%</w:t>
            </w:r>
          </w:p>
        </w:tc>
      </w:tr>
      <w:tr w:rsidR="00D934B7" w14:paraId="3EDB78B2" w14:textId="77777777" w:rsidTr="00D630E1">
        <w:trPr>
          <w:trHeight w:val="396"/>
        </w:trPr>
        <w:tc>
          <w:tcPr>
            <w:tcW w:w="2240" w:type="dxa"/>
            <w:tcBorders>
              <w:top w:val="single" w:sz="6" w:space="0" w:color="000000"/>
              <w:left w:val="single" w:sz="6" w:space="0" w:color="000000"/>
              <w:bottom w:val="single" w:sz="6" w:space="0" w:color="000000"/>
              <w:right w:val="single" w:sz="6" w:space="0" w:color="000000"/>
            </w:tcBorders>
            <w:hideMark/>
          </w:tcPr>
          <w:p w14:paraId="60EFE43C" w14:textId="77777777" w:rsidR="00D934B7" w:rsidRPr="005F13BC" w:rsidRDefault="00D934B7">
            <w:pPr>
              <w:pStyle w:val="paragraph"/>
              <w:spacing w:before="0" w:beforeAutospacing="0" w:after="0" w:afterAutospacing="0" w:line="360" w:lineRule="auto"/>
              <w:jc w:val="center"/>
              <w:textAlignment w:val="baseline"/>
              <w:rPr>
                <w:rStyle w:val="normaltextrun"/>
                <w:b/>
                <w:bCs/>
                <w:sz w:val="22"/>
                <w:szCs w:val="22"/>
              </w:rPr>
            </w:pPr>
            <w:r w:rsidRPr="005F13BC">
              <w:rPr>
                <w:rStyle w:val="normaltextrun"/>
                <w:b/>
                <w:bCs/>
                <w:sz w:val="22"/>
                <w:szCs w:val="22"/>
              </w:rPr>
              <w:t>1</w:t>
            </w:r>
            <w:r w:rsidRPr="005F13BC">
              <w:rPr>
                <w:rStyle w:val="normaltextrun"/>
                <w:b/>
                <w:bCs/>
                <w:sz w:val="22"/>
              </w:rPr>
              <w:t>0</w:t>
            </w:r>
          </w:p>
        </w:tc>
        <w:tc>
          <w:tcPr>
            <w:tcW w:w="2240" w:type="dxa"/>
            <w:tcBorders>
              <w:top w:val="single" w:sz="6" w:space="0" w:color="000000"/>
              <w:left w:val="single" w:sz="6" w:space="0" w:color="000000"/>
              <w:bottom w:val="single" w:sz="6" w:space="0" w:color="000000"/>
              <w:right w:val="single" w:sz="6" w:space="0" w:color="000000"/>
            </w:tcBorders>
            <w:hideMark/>
          </w:tcPr>
          <w:p w14:paraId="6E13CD47" w14:textId="77777777" w:rsidR="00D934B7" w:rsidRPr="005F13BC" w:rsidRDefault="00D934B7">
            <w:pPr>
              <w:pStyle w:val="paragraph"/>
              <w:spacing w:before="0" w:beforeAutospacing="0" w:after="0" w:afterAutospacing="0" w:line="360" w:lineRule="auto"/>
              <w:jc w:val="center"/>
              <w:textAlignment w:val="baseline"/>
              <w:rPr>
                <w:rStyle w:val="normaltextrun"/>
                <w:sz w:val="22"/>
                <w:szCs w:val="22"/>
              </w:rPr>
            </w:pPr>
            <w:r w:rsidRPr="005F13BC">
              <w:rPr>
                <w:rStyle w:val="normaltextrun"/>
                <w:sz w:val="22"/>
                <w:szCs w:val="22"/>
              </w:rPr>
              <w:t>2021</w:t>
            </w:r>
          </w:p>
        </w:tc>
        <w:tc>
          <w:tcPr>
            <w:tcW w:w="2240" w:type="dxa"/>
            <w:tcBorders>
              <w:top w:val="single" w:sz="6" w:space="0" w:color="000000"/>
              <w:left w:val="single" w:sz="6" w:space="0" w:color="000000"/>
              <w:bottom w:val="single" w:sz="6" w:space="0" w:color="000000"/>
              <w:right w:val="single" w:sz="6" w:space="0" w:color="000000"/>
            </w:tcBorders>
            <w:hideMark/>
          </w:tcPr>
          <w:p w14:paraId="08B703D3" w14:textId="77777777" w:rsidR="00D934B7" w:rsidRPr="005F13BC" w:rsidRDefault="00D934B7">
            <w:pPr>
              <w:pStyle w:val="paragraph"/>
              <w:spacing w:before="0" w:beforeAutospacing="0" w:after="0" w:afterAutospacing="0" w:line="360" w:lineRule="auto"/>
              <w:jc w:val="center"/>
              <w:textAlignment w:val="baseline"/>
              <w:rPr>
                <w:rStyle w:val="normaltextrun"/>
                <w:sz w:val="22"/>
                <w:szCs w:val="22"/>
              </w:rPr>
            </w:pPr>
            <w:r w:rsidRPr="005F13BC">
              <w:rPr>
                <w:rStyle w:val="normaltextrun"/>
                <w:sz w:val="22"/>
                <w:szCs w:val="22"/>
              </w:rPr>
              <w:t>G</w:t>
            </w:r>
            <w:r w:rsidRPr="005F13BC">
              <w:rPr>
                <w:rStyle w:val="normaltextrun"/>
              </w:rPr>
              <w:t>aussian Naive Bayes</w:t>
            </w:r>
          </w:p>
        </w:tc>
        <w:tc>
          <w:tcPr>
            <w:tcW w:w="2240" w:type="dxa"/>
            <w:tcBorders>
              <w:top w:val="single" w:sz="6" w:space="0" w:color="000000"/>
              <w:left w:val="single" w:sz="6" w:space="0" w:color="000000"/>
              <w:bottom w:val="single" w:sz="6" w:space="0" w:color="000000"/>
              <w:right w:val="single" w:sz="6" w:space="0" w:color="000000"/>
            </w:tcBorders>
            <w:hideMark/>
          </w:tcPr>
          <w:p w14:paraId="701A5FD6" w14:textId="77777777" w:rsidR="00D934B7" w:rsidRPr="005F13BC" w:rsidRDefault="00D934B7">
            <w:pPr>
              <w:pStyle w:val="paragraph"/>
              <w:spacing w:before="0" w:beforeAutospacing="0" w:after="0" w:afterAutospacing="0" w:line="360" w:lineRule="auto"/>
              <w:jc w:val="center"/>
              <w:textAlignment w:val="baseline"/>
              <w:rPr>
                <w:rStyle w:val="normaltextrun"/>
                <w:sz w:val="22"/>
                <w:szCs w:val="22"/>
              </w:rPr>
            </w:pPr>
            <w:r w:rsidRPr="005F13BC">
              <w:rPr>
                <w:rStyle w:val="normaltextrun"/>
                <w:sz w:val="22"/>
                <w:szCs w:val="22"/>
              </w:rPr>
              <w:t>81.3%</w:t>
            </w:r>
          </w:p>
        </w:tc>
      </w:tr>
    </w:tbl>
    <w:p w14:paraId="04B22A7F" w14:textId="77777777" w:rsidR="00D934B7" w:rsidRDefault="00D934B7" w:rsidP="00F32D69">
      <w:pPr>
        <w:pStyle w:val="BodyText"/>
        <w:numPr>
          <w:ilvl w:val="0"/>
          <w:numId w:val="20"/>
        </w:numPr>
        <w:jc w:val="both"/>
        <w:sectPr w:rsidR="00D934B7" w:rsidSect="00E641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214F7D8" w14:textId="77777777" w:rsidR="0041174A" w:rsidRPr="00332890" w:rsidRDefault="0041174A" w:rsidP="00F32D69">
      <w:pPr>
        <w:pStyle w:val="Heading2"/>
        <w:numPr>
          <w:ilvl w:val="0"/>
          <w:numId w:val="0"/>
        </w:numPr>
        <w:jc w:val="center"/>
        <w:rPr>
          <w:sz w:val="32"/>
          <w:szCs w:val="32"/>
        </w:rPr>
      </w:pPr>
      <w:bookmarkStart w:id="125" w:name="3.1.2_Flow_chart"/>
      <w:bookmarkStart w:id="126" w:name="3.2_Dataset_Description:"/>
      <w:bookmarkStart w:id="127" w:name="_Hlk121211484"/>
      <w:bookmarkEnd w:id="125"/>
      <w:bookmarkEnd w:id="126"/>
      <w:r w:rsidRPr="00332890">
        <w:rPr>
          <w:sz w:val="32"/>
          <w:szCs w:val="32"/>
        </w:rPr>
        <w:lastRenderedPageBreak/>
        <w:t xml:space="preserve">CHAPTER </w:t>
      </w:r>
      <w:r w:rsidR="00550ABA" w:rsidRPr="00332890">
        <w:rPr>
          <w:sz w:val="32"/>
          <w:szCs w:val="32"/>
        </w:rPr>
        <w:t>3</w:t>
      </w:r>
    </w:p>
    <w:p w14:paraId="3974EBAA" w14:textId="77777777" w:rsidR="0041174A" w:rsidRPr="00332890" w:rsidRDefault="0041174A" w:rsidP="00F32D69">
      <w:pPr>
        <w:pStyle w:val="Heading2"/>
        <w:numPr>
          <w:ilvl w:val="0"/>
          <w:numId w:val="0"/>
        </w:numPr>
        <w:jc w:val="center"/>
        <w:rPr>
          <w:sz w:val="32"/>
          <w:szCs w:val="32"/>
        </w:rPr>
      </w:pPr>
      <w:r w:rsidRPr="00332890">
        <w:rPr>
          <w:sz w:val="32"/>
          <w:szCs w:val="32"/>
        </w:rPr>
        <w:t>DATA PRE-PROCESSING</w:t>
      </w:r>
    </w:p>
    <w:p w14:paraId="5581BC90" w14:textId="77777777" w:rsidR="00F32D69" w:rsidRPr="000D3484" w:rsidRDefault="0041174A" w:rsidP="00F32D69">
      <w:pPr>
        <w:pStyle w:val="Heading3"/>
        <w:numPr>
          <w:ilvl w:val="0"/>
          <w:numId w:val="0"/>
        </w:numPr>
        <w:spacing w:before="77"/>
        <w:jc w:val="both"/>
        <w:rPr>
          <w:sz w:val="28"/>
          <w:szCs w:val="28"/>
        </w:rPr>
      </w:pPr>
      <w:r w:rsidRPr="000D3484">
        <w:rPr>
          <w:sz w:val="28"/>
          <w:szCs w:val="28"/>
        </w:rPr>
        <w:t>3.</w:t>
      </w:r>
      <w:r w:rsidR="00F54AD5">
        <w:rPr>
          <w:sz w:val="28"/>
          <w:szCs w:val="28"/>
        </w:rPr>
        <w:t>1</w:t>
      </w:r>
      <w:r w:rsidR="006E7E98">
        <w:rPr>
          <w:sz w:val="28"/>
          <w:szCs w:val="28"/>
        </w:rPr>
        <w:tab/>
      </w:r>
      <w:r w:rsidRPr="000D3484">
        <w:rPr>
          <w:sz w:val="28"/>
          <w:szCs w:val="28"/>
        </w:rPr>
        <w:t>Dataset Description</w:t>
      </w:r>
    </w:p>
    <w:bookmarkEnd w:id="127"/>
    <w:p w14:paraId="6D2BB80D" w14:textId="77777777" w:rsidR="007D413E" w:rsidRDefault="00F32D69" w:rsidP="00D934B7">
      <w:pPr>
        <w:pStyle w:val="BodyText"/>
        <w:ind w:right="115"/>
        <w:jc w:val="both"/>
        <w:rPr>
          <w:color w:val="292929"/>
        </w:rPr>
      </w:pPr>
      <w:r>
        <w:rPr>
          <w:color w:val="292929"/>
        </w:rPr>
        <w:t xml:space="preserve">The Dataset is collected from Kaggle, </w:t>
      </w:r>
      <w:r w:rsidRPr="00F32D69">
        <w:rPr>
          <w:color w:val="292929"/>
        </w:rPr>
        <w:t xml:space="preserve">"Monkeypox Skin Lesion Dataset (MSLD)" </w:t>
      </w:r>
      <w:r w:rsidR="007D413E">
        <w:rPr>
          <w:color w:val="292929"/>
        </w:rPr>
        <w:t>which wa</w:t>
      </w:r>
      <w:r w:rsidRPr="00F32D69">
        <w:rPr>
          <w:color w:val="292929"/>
        </w:rPr>
        <w:t>s created by collecting and processing images from different means of web-scrapping i.e., from news portals, websites and publicly accessible case reports.</w:t>
      </w:r>
      <w:r w:rsidR="00BC109F">
        <w:rPr>
          <w:color w:val="292929"/>
        </w:rPr>
        <w:t xml:space="preserve"> </w:t>
      </w:r>
    </w:p>
    <w:p w14:paraId="4140BF76" w14:textId="77777777" w:rsidR="00381D07" w:rsidRDefault="00381D07" w:rsidP="00BC109F">
      <w:pPr>
        <w:jc w:val="both"/>
        <w:rPr>
          <w:sz w:val="24"/>
          <w:szCs w:val="24"/>
        </w:rPr>
      </w:pPr>
      <w:r>
        <w:rPr>
          <w:sz w:val="24"/>
          <w:szCs w:val="24"/>
        </w:rPr>
        <w:t xml:space="preserve">The dataset we used has </w:t>
      </w:r>
      <w:r w:rsidR="00BC109F">
        <w:rPr>
          <w:sz w:val="24"/>
          <w:szCs w:val="24"/>
        </w:rPr>
        <w:t>on whole</w:t>
      </w:r>
      <w:r>
        <w:rPr>
          <w:sz w:val="24"/>
          <w:szCs w:val="24"/>
        </w:rPr>
        <w:t xml:space="preserve"> </w:t>
      </w:r>
      <w:r w:rsidR="00BC109F">
        <w:rPr>
          <w:sz w:val="24"/>
          <w:szCs w:val="24"/>
        </w:rPr>
        <w:t xml:space="preserve">3192 images. These images are classified into 2 classes </w:t>
      </w:r>
      <w:r>
        <w:rPr>
          <w:sz w:val="24"/>
          <w:szCs w:val="24"/>
        </w:rPr>
        <w:t>Monkey_pox</w:t>
      </w:r>
      <w:r w:rsidR="00BC109F">
        <w:rPr>
          <w:sz w:val="24"/>
          <w:szCs w:val="24"/>
        </w:rPr>
        <w:t xml:space="preserve">(M) and </w:t>
      </w:r>
      <w:proofErr w:type="gramStart"/>
      <w:r>
        <w:rPr>
          <w:sz w:val="24"/>
          <w:szCs w:val="24"/>
        </w:rPr>
        <w:t>Others</w:t>
      </w:r>
      <w:r w:rsidR="00BC109F">
        <w:rPr>
          <w:sz w:val="24"/>
          <w:szCs w:val="24"/>
        </w:rPr>
        <w:t>(</w:t>
      </w:r>
      <w:proofErr w:type="gramEnd"/>
      <w:r w:rsidR="00BC109F">
        <w:rPr>
          <w:sz w:val="24"/>
          <w:szCs w:val="24"/>
        </w:rPr>
        <w:t>NM).</w:t>
      </w:r>
      <w:r w:rsidRPr="00381D07">
        <w:rPr>
          <w:color w:val="292929"/>
        </w:rPr>
        <w:t xml:space="preserve"> </w:t>
      </w:r>
      <w:r>
        <w:rPr>
          <w:color w:val="292929"/>
        </w:rPr>
        <w:t xml:space="preserve">The </w:t>
      </w:r>
      <w:r w:rsidRPr="00F32D69">
        <w:rPr>
          <w:color w:val="292929"/>
        </w:rPr>
        <w:t xml:space="preserve">'Others' class </w:t>
      </w:r>
      <w:r>
        <w:rPr>
          <w:color w:val="292929"/>
        </w:rPr>
        <w:t xml:space="preserve">represents </w:t>
      </w:r>
      <w:r w:rsidRPr="00F32D69">
        <w:rPr>
          <w:color w:val="292929"/>
        </w:rPr>
        <w:t>non-monkeypox (chickenpox and measles) cases.</w:t>
      </w:r>
    </w:p>
    <w:p w14:paraId="6BFDEBB4" w14:textId="77777777" w:rsidR="00BC109F" w:rsidRPr="00381D07" w:rsidRDefault="00BC109F" w:rsidP="00381D07">
      <w:pPr>
        <w:jc w:val="both"/>
        <w:rPr>
          <w:sz w:val="24"/>
          <w:szCs w:val="24"/>
        </w:rPr>
      </w:pPr>
      <w:r>
        <w:rPr>
          <w:sz w:val="24"/>
          <w:szCs w:val="24"/>
        </w:rPr>
        <w:t xml:space="preserve">Monkey_pox class has 1428 images and the </w:t>
      </w:r>
      <w:proofErr w:type="gramStart"/>
      <w:r>
        <w:rPr>
          <w:sz w:val="24"/>
          <w:szCs w:val="24"/>
        </w:rPr>
        <w:t>Others</w:t>
      </w:r>
      <w:proofErr w:type="gramEnd"/>
      <w:r>
        <w:rPr>
          <w:sz w:val="24"/>
          <w:szCs w:val="24"/>
        </w:rPr>
        <w:t xml:space="preserve"> class has 1764 images.</w:t>
      </w:r>
      <w:r w:rsidRPr="00BC109F">
        <w:rPr>
          <w:color w:val="292929"/>
        </w:rPr>
        <w:t xml:space="preserve"> </w:t>
      </w:r>
      <w:r>
        <w:rPr>
          <w:sz w:val="24"/>
          <w:szCs w:val="24"/>
        </w:rPr>
        <w:t>All the images are resized into 224x224 pixels so that they can be readily used with many pre-trained deep learning models.</w:t>
      </w:r>
    </w:p>
    <w:p w14:paraId="0748506E" w14:textId="77777777" w:rsidR="00A6165E" w:rsidRDefault="00417226" w:rsidP="00F32D69">
      <w:pPr>
        <w:pStyle w:val="BodyText"/>
        <w:ind w:right="115"/>
        <w:jc w:val="both"/>
        <w:rPr>
          <w:color w:val="292929"/>
        </w:rPr>
      </w:pPr>
      <w:r w:rsidRPr="00417226">
        <w:rPr>
          <w:noProof/>
          <w:color w:val="292929"/>
        </w:rPr>
        <w:drawing>
          <wp:inline distT="0" distB="0" distL="0" distR="0" wp14:anchorId="37A68F00" wp14:editId="0BC8CCC5">
            <wp:extent cx="4114800" cy="9317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340"/>
                    <a:stretch/>
                  </pic:blipFill>
                  <pic:spPr bwMode="auto">
                    <a:xfrm>
                      <a:off x="0" y="0"/>
                      <a:ext cx="4114800" cy="931786"/>
                    </a:xfrm>
                    <a:prstGeom prst="rect">
                      <a:avLst/>
                    </a:prstGeom>
                    <a:ln>
                      <a:noFill/>
                    </a:ln>
                    <a:extLst>
                      <a:ext uri="{53640926-AAD7-44D8-BBD7-CCE9431645EC}">
                        <a14:shadowObscured xmlns:a14="http://schemas.microsoft.com/office/drawing/2010/main"/>
                      </a:ext>
                    </a:extLst>
                  </pic:spPr>
                </pic:pic>
              </a:graphicData>
            </a:graphic>
          </wp:inline>
        </w:drawing>
      </w:r>
      <w:r w:rsidRPr="00417226">
        <w:rPr>
          <w:noProof/>
          <w:color w:val="292929"/>
        </w:rPr>
        <w:drawing>
          <wp:inline distT="0" distB="0" distL="0" distR="0" wp14:anchorId="316445E8" wp14:editId="6EDAB2CA">
            <wp:extent cx="3710940" cy="480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976"/>
                    <a:stretch/>
                  </pic:blipFill>
                  <pic:spPr bwMode="auto">
                    <a:xfrm>
                      <a:off x="0" y="0"/>
                      <a:ext cx="3710940" cy="480994"/>
                    </a:xfrm>
                    <a:prstGeom prst="rect">
                      <a:avLst/>
                    </a:prstGeom>
                    <a:ln>
                      <a:noFill/>
                    </a:ln>
                    <a:extLst>
                      <a:ext uri="{53640926-AAD7-44D8-BBD7-CCE9431645EC}">
                        <a14:shadowObscured xmlns:a14="http://schemas.microsoft.com/office/drawing/2010/main"/>
                      </a:ext>
                    </a:extLst>
                  </pic:spPr>
                </pic:pic>
              </a:graphicData>
            </a:graphic>
          </wp:inline>
        </w:drawing>
      </w:r>
    </w:p>
    <w:p w14:paraId="7C423F22" w14:textId="77777777" w:rsidR="003675B0" w:rsidRPr="003675B0" w:rsidRDefault="003675B0" w:rsidP="003675B0">
      <w:pPr>
        <w:pStyle w:val="BodyText"/>
        <w:ind w:right="115"/>
        <w:jc w:val="both"/>
        <w:rPr>
          <w:lang w:val="en-IN"/>
        </w:rPr>
      </w:pPr>
      <w:r w:rsidRPr="003675B0">
        <w:rPr>
          <w:b/>
          <w:bCs/>
          <w:lang w:val="en-IN"/>
        </w:rPr>
        <w:t>Monkey</w:t>
      </w:r>
      <w:r w:rsidR="00381D07">
        <w:rPr>
          <w:b/>
          <w:bCs/>
          <w:lang w:val="en-IN"/>
        </w:rPr>
        <w:t>_</w:t>
      </w:r>
      <w:r w:rsidRPr="003675B0">
        <w:rPr>
          <w:b/>
          <w:bCs/>
          <w:lang w:val="en-IN"/>
        </w:rPr>
        <w:t>Pox</w:t>
      </w:r>
    </w:p>
    <w:p w14:paraId="147CFDE1" w14:textId="77777777" w:rsidR="003675B0" w:rsidRDefault="00417226" w:rsidP="00F32D69">
      <w:pPr>
        <w:pStyle w:val="BodyText"/>
        <w:ind w:right="115"/>
        <w:jc w:val="both"/>
        <w:rPr>
          <w:noProof/>
          <w:sz w:val="22"/>
          <w:szCs w:val="22"/>
        </w:rPr>
      </w:pPr>
      <w:r w:rsidRPr="00417226">
        <w:rPr>
          <w:noProof/>
          <w:sz w:val="22"/>
          <w:szCs w:val="22"/>
        </w:rPr>
        <w:drawing>
          <wp:inline distT="0" distB="0" distL="0" distR="0" wp14:anchorId="5709E398" wp14:editId="316D33EF">
            <wp:extent cx="5731510" cy="322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078"/>
                    <a:stretch/>
                  </pic:blipFill>
                  <pic:spPr bwMode="auto">
                    <a:xfrm>
                      <a:off x="0" y="0"/>
                      <a:ext cx="5731510" cy="3229610"/>
                    </a:xfrm>
                    <a:prstGeom prst="rect">
                      <a:avLst/>
                    </a:prstGeom>
                    <a:ln>
                      <a:noFill/>
                    </a:ln>
                    <a:extLst>
                      <a:ext uri="{53640926-AAD7-44D8-BBD7-CCE9431645EC}">
                        <a14:shadowObscured xmlns:a14="http://schemas.microsoft.com/office/drawing/2010/main"/>
                      </a:ext>
                    </a:extLst>
                  </pic:spPr>
                </pic:pic>
              </a:graphicData>
            </a:graphic>
          </wp:inline>
        </w:drawing>
      </w:r>
    </w:p>
    <w:p w14:paraId="1A246467" w14:textId="77777777" w:rsidR="00381D07" w:rsidRDefault="00381D07" w:rsidP="00F32D69">
      <w:pPr>
        <w:pStyle w:val="BodyText"/>
        <w:ind w:right="115"/>
        <w:jc w:val="both"/>
        <w:rPr>
          <w:b/>
          <w:bCs/>
          <w:noProof/>
          <w:sz w:val="22"/>
          <w:szCs w:val="22"/>
        </w:rPr>
      </w:pPr>
    </w:p>
    <w:p w14:paraId="012C77B9" w14:textId="77777777" w:rsidR="003675B0" w:rsidRDefault="003675B0" w:rsidP="00F32D69">
      <w:pPr>
        <w:pStyle w:val="BodyText"/>
        <w:ind w:right="115"/>
        <w:jc w:val="both"/>
        <w:rPr>
          <w:b/>
          <w:bCs/>
          <w:noProof/>
          <w:sz w:val="22"/>
          <w:szCs w:val="22"/>
        </w:rPr>
      </w:pPr>
      <w:r w:rsidRPr="003675B0">
        <w:rPr>
          <w:b/>
          <w:bCs/>
          <w:noProof/>
          <w:sz w:val="22"/>
          <w:szCs w:val="22"/>
        </w:rPr>
        <w:lastRenderedPageBreak/>
        <w:t>Others</w:t>
      </w:r>
    </w:p>
    <w:p w14:paraId="21F99F71" w14:textId="77777777" w:rsidR="00F32D69" w:rsidRDefault="00417226" w:rsidP="00F32D69">
      <w:pPr>
        <w:pStyle w:val="BodyText"/>
        <w:ind w:right="115"/>
        <w:jc w:val="both"/>
      </w:pPr>
      <w:r w:rsidRPr="00417226">
        <w:rPr>
          <w:noProof/>
        </w:rPr>
        <w:drawing>
          <wp:inline distT="0" distB="0" distL="0" distR="0" wp14:anchorId="456E1903" wp14:editId="2BC262FB">
            <wp:extent cx="5731510"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522" b="22435"/>
                    <a:stretch/>
                  </pic:blipFill>
                  <pic:spPr bwMode="auto">
                    <a:xfrm>
                      <a:off x="0" y="0"/>
                      <a:ext cx="5731510" cy="3781425"/>
                    </a:xfrm>
                    <a:prstGeom prst="rect">
                      <a:avLst/>
                    </a:prstGeom>
                    <a:ln>
                      <a:noFill/>
                    </a:ln>
                    <a:extLst>
                      <a:ext uri="{53640926-AAD7-44D8-BBD7-CCE9431645EC}">
                        <a14:shadowObscured xmlns:a14="http://schemas.microsoft.com/office/drawing/2010/main"/>
                      </a:ext>
                    </a:extLst>
                  </pic:spPr>
                </pic:pic>
              </a:graphicData>
            </a:graphic>
          </wp:inline>
        </w:drawing>
      </w:r>
    </w:p>
    <w:p w14:paraId="0066847A" w14:textId="77777777" w:rsidR="001E1A3D" w:rsidRDefault="001E1A3D" w:rsidP="001E1A3D">
      <w:pPr>
        <w:jc w:val="both"/>
        <w:rPr>
          <w:b/>
          <w:bCs/>
          <w:sz w:val="28"/>
          <w:szCs w:val="28"/>
        </w:rPr>
      </w:pPr>
      <w:r w:rsidRPr="009A0415">
        <w:rPr>
          <w:b/>
          <w:bCs/>
          <w:sz w:val="28"/>
          <w:szCs w:val="28"/>
        </w:rPr>
        <w:t>3.</w:t>
      </w:r>
      <w:r>
        <w:rPr>
          <w:b/>
          <w:bCs/>
          <w:sz w:val="28"/>
          <w:szCs w:val="28"/>
        </w:rPr>
        <w:t>2</w:t>
      </w:r>
      <w:r w:rsidR="006E7E98">
        <w:rPr>
          <w:b/>
          <w:bCs/>
          <w:sz w:val="28"/>
          <w:szCs w:val="28"/>
        </w:rPr>
        <w:tab/>
      </w:r>
      <w:r>
        <w:rPr>
          <w:b/>
          <w:bCs/>
          <w:sz w:val="28"/>
          <w:szCs w:val="28"/>
        </w:rPr>
        <w:t>PRE-PROCESSING</w:t>
      </w:r>
    </w:p>
    <w:p w14:paraId="77F4F3CD" w14:textId="77777777" w:rsidR="00C665B6" w:rsidRDefault="00C665B6" w:rsidP="00D934B7">
      <w:pPr>
        <w:pStyle w:val="BodyText"/>
        <w:jc w:val="both"/>
      </w:pPr>
      <w:r>
        <w:t xml:space="preserve">Pre-processing techniques are essential in image processing and computer vision tasks to enhance the quality of the input images and make them more suitable for analysis by machine learning algorithms. </w:t>
      </w:r>
      <w:r w:rsidR="00EE4C54">
        <w:t xml:space="preserve">We used </w:t>
      </w:r>
      <w:r>
        <w:t xml:space="preserve">pre-processing techniques image resizing, grey scaling, and </w:t>
      </w:r>
      <w:bookmarkStart w:id="128" w:name="_Hlk133264898"/>
      <w:r>
        <w:t>flattening.</w:t>
      </w:r>
      <w:bookmarkEnd w:id="128"/>
    </w:p>
    <w:p w14:paraId="0B39FFDE" w14:textId="77777777" w:rsidR="00C665B6" w:rsidRPr="00EE4C54" w:rsidRDefault="00EE4C54" w:rsidP="00D9289C">
      <w:pPr>
        <w:pStyle w:val="BodyText"/>
        <w:jc w:val="both"/>
        <w:rPr>
          <w:b/>
          <w:bCs/>
        </w:rPr>
      </w:pPr>
      <w:r w:rsidRPr="00EE4C54">
        <w:rPr>
          <w:b/>
          <w:bCs/>
        </w:rPr>
        <w:t>Image Resizing:</w:t>
      </w:r>
    </w:p>
    <w:p w14:paraId="4B199F9F" w14:textId="77777777" w:rsidR="00EE4C54" w:rsidRDefault="00C665B6" w:rsidP="00D934B7">
      <w:pPr>
        <w:pStyle w:val="BodyText"/>
        <w:jc w:val="both"/>
      </w:pPr>
      <w:r>
        <w:t xml:space="preserve">Image resizing is the process of changing the size of an image while maintaining its aspect ratio. It is often used to make the input images compatible with the requirements of the machine learning algorithms. </w:t>
      </w:r>
      <w:r w:rsidR="00EE4C54">
        <w:t>Here we used</w:t>
      </w:r>
      <w:r>
        <w:t>, the code "img = cv2.resize(</w:t>
      </w:r>
      <w:proofErr w:type="gramStart"/>
      <w:r>
        <w:t>img,img</w:t>
      </w:r>
      <w:proofErr w:type="gramEnd"/>
      <w:r>
        <w:t xml:space="preserve">_size)" resizes the input image to the specified size. </w:t>
      </w:r>
    </w:p>
    <w:p w14:paraId="310D648A" w14:textId="77777777" w:rsidR="00EE4C54" w:rsidRPr="00EE4C54" w:rsidRDefault="00EE4C54" w:rsidP="00EE4C54">
      <w:pPr>
        <w:pStyle w:val="BodyText"/>
        <w:jc w:val="both"/>
        <w:rPr>
          <w:b/>
          <w:bCs/>
        </w:rPr>
      </w:pPr>
      <w:r w:rsidRPr="00EE4C54">
        <w:rPr>
          <w:b/>
          <w:bCs/>
        </w:rPr>
        <w:t xml:space="preserve">Grey </w:t>
      </w:r>
      <w:proofErr w:type="gramStart"/>
      <w:r w:rsidRPr="00EE4C54">
        <w:rPr>
          <w:b/>
          <w:bCs/>
        </w:rPr>
        <w:t>Scaling:-</w:t>
      </w:r>
      <w:proofErr w:type="gramEnd"/>
    </w:p>
    <w:p w14:paraId="69D6CA70" w14:textId="77777777" w:rsidR="00C665B6" w:rsidRDefault="00C665B6" w:rsidP="00D934B7">
      <w:pPr>
        <w:pStyle w:val="BodyText"/>
        <w:jc w:val="both"/>
      </w:pPr>
      <w:r>
        <w:t xml:space="preserve">Grey scaling is a technique that converts an RGB image into a grayscale image. This is achieved by taking the weighted average of the red, green, and blue channels of the image. The resulting image has only one channel, which reduces the complexity of the image and makes it easier to process. </w:t>
      </w:r>
      <w:r w:rsidR="00EE4C54">
        <w:t>Here we used</w:t>
      </w:r>
      <w:r>
        <w:t xml:space="preserve">, the code "img_gray = cv2.cvtColor(img, cv2.COLOR_BGR2GRAY)" converts the input image to grayscale using the OpenCV library. </w:t>
      </w:r>
    </w:p>
    <w:p w14:paraId="70210F63" w14:textId="77777777" w:rsidR="00381D07" w:rsidRDefault="00381D07" w:rsidP="00D934B7">
      <w:pPr>
        <w:pStyle w:val="BodyText"/>
        <w:jc w:val="both"/>
      </w:pPr>
    </w:p>
    <w:p w14:paraId="3F584DF7" w14:textId="77777777" w:rsidR="00EE4C54" w:rsidRPr="00EE4C54" w:rsidRDefault="00EE4C54" w:rsidP="00EE4C54">
      <w:pPr>
        <w:pStyle w:val="BodyText"/>
        <w:jc w:val="both"/>
        <w:rPr>
          <w:b/>
          <w:bCs/>
        </w:rPr>
      </w:pPr>
      <w:r w:rsidRPr="00EE4C54">
        <w:rPr>
          <w:b/>
          <w:bCs/>
        </w:rPr>
        <w:lastRenderedPageBreak/>
        <w:t>Flattening</w:t>
      </w:r>
      <w:r>
        <w:rPr>
          <w:b/>
          <w:bCs/>
        </w:rPr>
        <w:t>:</w:t>
      </w:r>
    </w:p>
    <w:p w14:paraId="39B3C017" w14:textId="77777777" w:rsidR="00C665B6" w:rsidRDefault="00C665B6" w:rsidP="00D934B7">
      <w:pPr>
        <w:pStyle w:val="BodyText"/>
        <w:jc w:val="both"/>
      </w:pPr>
      <w:r>
        <w:t xml:space="preserve">Flattening is a technique that converts a two-dimensional image into a one-dimensional array. This is achieved by concatenating the rows of the image into a single row. The resulting array can be used as input for machine learning algorithms that require one-dimensional input. </w:t>
      </w:r>
      <w:r w:rsidR="00EE4C54">
        <w:t>Here we used</w:t>
      </w:r>
      <w:r>
        <w:t>, the code "img_flatten = img_</w:t>
      </w:r>
      <w:proofErr w:type="gramStart"/>
      <w:r>
        <w:t>gray.flatten</w:t>
      </w:r>
      <w:proofErr w:type="gramEnd"/>
      <w:r>
        <w:t xml:space="preserve">()" </w:t>
      </w:r>
      <w:r w:rsidR="00EE4C54">
        <w:t xml:space="preserve">which </w:t>
      </w:r>
      <w:r>
        <w:t xml:space="preserve">flattens the </w:t>
      </w:r>
      <w:ins w:id="129" w:author="Naveed Sharief" w:date="2023-04-25T02:28:00Z">
        <w:r w:rsidR="00695E80">
          <w:t xml:space="preserve">previously </w:t>
        </w:r>
      </w:ins>
      <w:r>
        <w:t>grayscale image into a one-dimensional array.</w:t>
      </w:r>
    </w:p>
    <w:p w14:paraId="3FDD1782" w14:textId="77777777" w:rsidR="00A27E48" w:rsidRDefault="00A27E48" w:rsidP="000A46CA">
      <w:pPr>
        <w:jc w:val="both"/>
        <w:rPr>
          <w:noProof/>
        </w:rPr>
      </w:pPr>
    </w:p>
    <w:p w14:paraId="1FDBB84F" w14:textId="77777777" w:rsidR="00A27E48" w:rsidRDefault="00A27E48" w:rsidP="000A46CA">
      <w:pPr>
        <w:jc w:val="both"/>
        <w:rPr>
          <w:noProof/>
        </w:rPr>
      </w:pPr>
    </w:p>
    <w:p w14:paraId="4B3A7F9F" w14:textId="77777777" w:rsidR="00A27E48" w:rsidRDefault="00A27E48" w:rsidP="000A46CA">
      <w:pPr>
        <w:jc w:val="both"/>
        <w:rPr>
          <w:noProof/>
        </w:rPr>
      </w:pPr>
    </w:p>
    <w:p w14:paraId="1E3ED732" w14:textId="77777777" w:rsidR="00A27E48" w:rsidRDefault="00A27E48" w:rsidP="000A46CA">
      <w:pPr>
        <w:jc w:val="both"/>
        <w:rPr>
          <w:noProof/>
        </w:rPr>
      </w:pPr>
    </w:p>
    <w:p w14:paraId="6BD26A3C" w14:textId="77777777" w:rsidR="00A27E48" w:rsidRDefault="00A27E48" w:rsidP="000A46CA">
      <w:pPr>
        <w:jc w:val="both"/>
        <w:rPr>
          <w:noProof/>
        </w:rPr>
      </w:pPr>
    </w:p>
    <w:p w14:paraId="02426E2C" w14:textId="77777777" w:rsidR="00EE4C54" w:rsidRDefault="00EE4C54" w:rsidP="000A46CA">
      <w:pPr>
        <w:jc w:val="both"/>
        <w:rPr>
          <w:noProof/>
        </w:rPr>
      </w:pPr>
    </w:p>
    <w:p w14:paraId="49893087" w14:textId="77777777" w:rsidR="00EE4C54" w:rsidRDefault="00EE4C54" w:rsidP="000A46CA">
      <w:pPr>
        <w:jc w:val="both"/>
        <w:rPr>
          <w:noProof/>
        </w:rPr>
      </w:pPr>
    </w:p>
    <w:p w14:paraId="2F177AC5" w14:textId="77777777" w:rsidR="00EE4C54" w:rsidRDefault="00EE4C54" w:rsidP="000A46CA">
      <w:pPr>
        <w:jc w:val="both"/>
        <w:rPr>
          <w:noProof/>
        </w:rPr>
      </w:pPr>
    </w:p>
    <w:p w14:paraId="32CDAC3D" w14:textId="77777777" w:rsidR="00EE4C54" w:rsidRDefault="00EE4C54" w:rsidP="000A46CA">
      <w:pPr>
        <w:jc w:val="both"/>
        <w:rPr>
          <w:noProof/>
        </w:rPr>
      </w:pPr>
    </w:p>
    <w:p w14:paraId="17555D61" w14:textId="77777777" w:rsidR="00EE4C54" w:rsidRDefault="00EE4C54" w:rsidP="000A46CA">
      <w:pPr>
        <w:jc w:val="both"/>
        <w:rPr>
          <w:noProof/>
        </w:rPr>
      </w:pPr>
    </w:p>
    <w:p w14:paraId="40EC1513" w14:textId="77777777" w:rsidR="00381D07" w:rsidRDefault="00381D07" w:rsidP="000A46CA">
      <w:pPr>
        <w:jc w:val="both"/>
        <w:rPr>
          <w:noProof/>
        </w:rPr>
      </w:pPr>
    </w:p>
    <w:p w14:paraId="3BF154A4" w14:textId="77777777" w:rsidR="00381D07" w:rsidRDefault="00381D07" w:rsidP="000A46CA">
      <w:pPr>
        <w:jc w:val="both"/>
        <w:rPr>
          <w:noProof/>
        </w:rPr>
      </w:pPr>
    </w:p>
    <w:p w14:paraId="3448F025" w14:textId="77777777" w:rsidR="00381D07" w:rsidRDefault="00381D07" w:rsidP="000A46CA">
      <w:pPr>
        <w:jc w:val="both"/>
        <w:rPr>
          <w:noProof/>
        </w:rPr>
      </w:pPr>
    </w:p>
    <w:p w14:paraId="6D3189BD" w14:textId="77777777" w:rsidR="00381D07" w:rsidRDefault="00381D07" w:rsidP="000A46CA">
      <w:pPr>
        <w:jc w:val="both"/>
        <w:rPr>
          <w:noProof/>
        </w:rPr>
      </w:pPr>
    </w:p>
    <w:p w14:paraId="207E10BF" w14:textId="77777777" w:rsidR="00381D07" w:rsidRDefault="00381D07" w:rsidP="000A46CA">
      <w:pPr>
        <w:jc w:val="both"/>
        <w:rPr>
          <w:noProof/>
        </w:rPr>
      </w:pPr>
    </w:p>
    <w:p w14:paraId="1F55373F" w14:textId="77777777" w:rsidR="00381D07" w:rsidRDefault="00381D07" w:rsidP="000A46CA">
      <w:pPr>
        <w:jc w:val="both"/>
        <w:rPr>
          <w:noProof/>
        </w:rPr>
      </w:pPr>
    </w:p>
    <w:p w14:paraId="233526C8" w14:textId="77777777" w:rsidR="00381D07" w:rsidRDefault="00381D07" w:rsidP="000A46CA">
      <w:pPr>
        <w:jc w:val="both"/>
        <w:rPr>
          <w:noProof/>
        </w:rPr>
      </w:pPr>
    </w:p>
    <w:p w14:paraId="491D97A7" w14:textId="77777777" w:rsidR="00381D07" w:rsidRDefault="00381D07" w:rsidP="000A46CA">
      <w:pPr>
        <w:jc w:val="both"/>
        <w:rPr>
          <w:noProof/>
        </w:rPr>
      </w:pPr>
    </w:p>
    <w:p w14:paraId="0F4FC913" w14:textId="77777777" w:rsidR="00381D07" w:rsidRDefault="00381D07" w:rsidP="000A46CA">
      <w:pPr>
        <w:jc w:val="both"/>
        <w:rPr>
          <w:noProof/>
        </w:rPr>
      </w:pPr>
    </w:p>
    <w:p w14:paraId="02E1847F" w14:textId="77777777" w:rsidR="00381D07" w:rsidRDefault="00381D07" w:rsidP="000A46CA">
      <w:pPr>
        <w:jc w:val="both"/>
        <w:rPr>
          <w:noProof/>
        </w:rPr>
      </w:pPr>
    </w:p>
    <w:p w14:paraId="20A49E28" w14:textId="77777777" w:rsidR="00381D07" w:rsidRDefault="00381D07" w:rsidP="000A46CA">
      <w:pPr>
        <w:jc w:val="both"/>
        <w:rPr>
          <w:noProof/>
        </w:rPr>
      </w:pPr>
    </w:p>
    <w:p w14:paraId="665429D7" w14:textId="77777777" w:rsidR="00381D07" w:rsidRDefault="00381D07" w:rsidP="000A46CA">
      <w:pPr>
        <w:jc w:val="both"/>
        <w:rPr>
          <w:noProof/>
        </w:rPr>
      </w:pPr>
    </w:p>
    <w:p w14:paraId="45D60E9F" w14:textId="77777777" w:rsidR="00381D07" w:rsidRDefault="00381D07" w:rsidP="000A46CA">
      <w:pPr>
        <w:jc w:val="both"/>
        <w:rPr>
          <w:noProof/>
        </w:rPr>
      </w:pPr>
    </w:p>
    <w:p w14:paraId="3FFBCAB8" w14:textId="77777777" w:rsidR="00381D07" w:rsidRDefault="00381D07" w:rsidP="000A46CA">
      <w:pPr>
        <w:jc w:val="both"/>
        <w:rPr>
          <w:noProof/>
        </w:rPr>
      </w:pPr>
    </w:p>
    <w:p w14:paraId="399CD055" w14:textId="77777777" w:rsidR="00381D07" w:rsidRDefault="00381D07" w:rsidP="000A46CA">
      <w:pPr>
        <w:jc w:val="both"/>
        <w:rPr>
          <w:noProof/>
        </w:rPr>
      </w:pPr>
    </w:p>
    <w:p w14:paraId="4FF11E66" w14:textId="77777777" w:rsidR="00381D07" w:rsidRDefault="00381D07" w:rsidP="000A46CA">
      <w:pPr>
        <w:jc w:val="both"/>
        <w:rPr>
          <w:noProof/>
        </w:rPr>
      </w:pPr>
    </w:p>
    <w:p w14:paraId="702820DE" w14:textId="77777777" w:rsidR="00381D07" w:rsidRDefault="00381D07" w:rsidP="000A46CA">
      <w:pPr>
        <w:jc w:val="both"/>
        <w:rPr>
          <w:noProof/>
        </w:rPr>
      </w:pPr>
    </w:p>
    <w:p w14:paraId="4E81E17A" w14:textId="77777777" w:rsidR="00381D07" w:rsidRDefault="00381D07" w:rsidP="000A46CA">
      <w:pPr>
        <w:jc w:val="both"/>
        <w:rPr>
          <w:noProof/>
        </w:rPr>
      </w:pPr>
    </w:p>
    <w:p w14:paraId="67B3F6D6" w14:textId="77777777" w:rsidR="00381D07" w:rsidRDefault="00381D07" w:rsidP="000A46CA">
      <w:pPr>
        <w:jc w:val="both"/>
        <w:rPr>
          <w:noProof/>
        </w:rPr>
      </w:pPr>
    </w:p>
    <w:p w14:paraId="7E1150B2" w14:textId="77777777" w:rsidR="00EE4C54" w:rsidRDefault="00EE4C54" w:rsidP="000A46CA">
      <w:pPr>
        <w:jc w:val="both"/>
        <w:rPr>
          <w:noProof/>
        </w:rPr>
      </w:pPr>
    </w:p>
    <w:p w14:paraId="7951BE83" w14:textId="77777777" w:rsidR="00122229" w:rsidRDefault="00122229" w:rsidP="00122229">
      <w:pPr>
        <w:pStyle w:val="Heading1"/>
        <w:numPr>
          <w:ilvl w:val="0"/>
          <w:numId w:val="0"/>
        </w:numPr>
        <w:spacing w:before="0"/>
        <w:ind w:right="0"/>
        <w:rPr>
          <w:noProof/>
        </w:rPr>
      </w:pPr>
      <w:r>
        <w:rPr>
          <w:noProof/>
        </w:rPr>
        <w:lastRenderedPageBreak/>
        <w:t>CHAPTER 4</w:t>
      </w:r>
      <w:bookmarkStart w:id="130" w:name="3._METHODOLOGY:"/>
      <w:bookmarkEnd w:id="130"/>
    </w:p>
    <w:p w14:paraId="50069F8D" w14:textId="77777777" w:rsidR="00122229" w:rsidRDefault="00122229" w:rsidP="00122229">
      <w:pPr>
        <w:pStyle w:val="Heading1"/>
        <w:numPr>
          <w:ilvl w:val="0"/>
          <w:numId w:val="0"/>
        </w:numPr>
        <w:spacing w:before="0"/>
        <w:ind w:right="0"/>
        <w:rPr>
          <w:noProof/>
        </w:rPr>
      </w:pPr>
      <w:r>
        <w:rPr>
          <w:noProof/>
        </w:rPr>
        <w:t>METHODOLOGY</w:t>
      </w:r>
    </w:p>
    <w:p w14:paraId="2923B6B8" w14:textId="77777777" w:rsidR="00122229" w:rsidRDefault="00122229" w:rsidP="00122229">
      <w:pPr>
        <w:pStyle w:val="BodyText"/>
        <w:spacing w:before="2"/>
        <w:jc w:val="both"/>
        <w:rPr>
          <w:b/>
          <w:bCs/>
          <w:sz w:val="28"/>
          <w:szCs w:val="28"/>
        </w:rPr>
      </w:pPr>
      <w:r>
        <w:rPr>
          <w:b/>
          <w:bCs/>
          <w:sz w:val="28"/>
          <w:szCs w:val="28"/>
        </w:rPr>
        <w:t>4.1</w:t>
      </w:r>
      <w:r w:rsidR="001B0C57">
        <w:rPr>
          <w:b/>
          <w:bCs/>
          <w:sz w:val="28"/>
          <w:szCs w:val="28"/>
        </w:rPr>
        <w:tab/>
      </w:r>
      <w:r>
        <w:rPr>
          <w:b/>
          <w:bCs/>
          <w:sz w:val="28"/>
          <w:szCs w:val="28"/>
        </w:rPr>
        <w:t>PROCEDURE TO SLOVE THE GIVEN PROBLEM</w:t>
      </w:r>
    </w:p>
    <w:p w14:paraId="5A258A28" w14:textId="77777777" w:rsidR="001B0C57" w:rsidRDefault="001B0C57" w:rsidP="001B0C57">
      <w:pPr>
        <w:pStyle w:val="BodyText"/>
        <w:spacing w:before="2"/>
        <w:jc w:val="both"/>
        <w:rPr>
          <w:b/>
          <w:bCs/>
          <w:sz w:val="26"/>
          <w:szCs w:val="26"/>
        </w:rPr>
      </w:pPr>
      <w:r>
        <w:rPr>
          <w:b/>
          <w:bCs/>
          <w:sz w:val="26"/>
          <w:szCs w:val="26"/>
        </w:rPr>
        <w:t>4.1.1</w:t>
      </w:r>
      <w:r>
        <w:rPr>
          <w:b/>
          <w:bCs/>
          <w:sz w:val="26"/>
          <w:szCs w:val="26"/>
        </w:rPr>
        <w:tab/>
      </w:r>
      <w:ins w:id="131" w:author="Naveed Sharief" w:date="2023-04-25T02:14:00Z">
        <w:r w:rsidR="00E8458F">
          <w:rPr>
            <w:b/>
            <w:bCs/>
            <w:sz w:val="26"/>
            <w:szCs w:val="26"/>
          </w:rPr>
          <w:t xml:space="preserve">Using </w:t>
        </w:r>
      </w:ins>
      <w:r>
        <w:rPr>
          <w:b/>
          <w:bCs/>
          <w:sz w:val="26"/>
          <w:szCs w:val="26"/>
        </w:rPr>
        <w:t>Logistic Regression</w:t>
      </w:r>
    </w:p>
    <w:p w14:paraId="6D320E26" w14:textId="77777777" w:rsidR="001B0C57" w:rsidRDefault="001B0C57" w:rsidP="001B0C57">
      <w:pPr>
        <w:jc w:val="both"/>
        <w:rPr>
          <w:sz w:val="24"/>
          <w:szCs w:val="24"/>
        </w:rPr>
      </w:pPr>
      <w:r>
        <w:rPr>
          <w:sz w:val="24"/>
          <w:szCs w:val="24"/>
        </w:rPr>
        <w:t>Logistic regression uses the concept of predictive modeling as regression; therefore, it is called logistic regression, but is used to classify samples; Therefore, it falls under the classification algorithm.</w:t>
      </w:r>
    </w:p>
    <w:p w14:paraId="3455BE0B" w14:textId="77777777" w:rsidR="001B0C57" w:rsidRDefault="001B0C57" w:rsidP="001B0C57">
      <w:pPr>
        <w:jc w:val="both"/>
        <w:rPr>
          <w:sz w:val="24"/>
          <w:szCs w:val="24"/>
        </w:rPr>
      </w:pPr>
      <w:r>
        <w:rPr>
          <w:sz w:val="24"/>
          <w:szCs w:val="24"/>
        </w:rPr>
        <w:t>Logistic regression is used when the dependent variable is binary such as click on a given advertisement link or not, spam detection, Diabetes prediction, the customer will purchase or not, an employee will leave the company or not.</w:t>
      </w:r>
    </w:p>
    <w:p w14:paraId="586877BF" w14:textId="77777777" w:rsidR="001B0C57" w:rsidRPr="001B0C57" w:rsidRDefault="001B0C57" w:rsidP="001B0C57">
      <w:pPr>
        <w:jc w:val="both"/>
        <w:rPr>
          <w:sz w:val="24"/>
          <w:szCs w:val="24"/>
        </w:rPr>
      </w:pPr>
      <w:r>
        <w:rPr>
          <w:sz w:val="24"/>
          <w:szCs w:val="24"/>
        </w:rPr>
        <w:t>Logistic regression uses Maximum Likelihood Estimation (MLE) approach i.e., it determines the parameters (mean and variance) that are maximizing the likelihood to produce the desired output.</w:t>
      </w:r>
    </w:p>
    <w:p w14:paraId="3AC6CCBA" w14:textId="77777777" w:rsidR="001B0C57" w:rsidRDefault="001B0C57" w:rsidP="001B0C57">
      <w:pPr>
        <w:pStyle w:val="BodyText"/>
        <w:spacing w:before="2"/>
        <w:jc w:val="both"/>
      </w:pPr>
      <w:r>
        <w:t>Logistic Regression uses a sigmoid or logit function which will squash the best fit straight line that will map any values including the exceeding values from 0 to 1 range. So, it forms an “S” shaped curve.</w:t>
      </w:r>
    </w:p>
    <w:p w14:paraId="77A8DC73" w14:textId="77777777" w:rsidR="001B0C57" w:rsidRDefault="001B0C57" w:rsidP="001B0C57">
      <w:pPr>
        <w:pStyle w:val="BodyText"/>
        <w:spacing w:before="2"/>
        <w:jc w:val="both"/>
      </w:pPr>
      <w:r>
        <w:t>Sigmoid function removes the effect of outlier and makes the output between 0 to 1.</w:t>
      </w:r>
    </w:p>
    <w:p w14:paraId="241E22A9" w14:textId="77777777" w:rsidR="001B0C57" w:rsidRPr="001B0C57" w:rsidRDefault="001B0C57" w:rsidP="001B0C57">
      <w:pPr>
        <w:shd w:val="clear" w:color="auto" w:fill="FFFFFF"/>
        <w:spacing w:before="120" w:after="120"/>
        <w:jc w:val="left"/>
        <w:rPr>
          <w:color w:val="000000" w:themeColor="text1"/>
          <w:sz w:val="24"/>
          <w:szCs w:val="24"/>
        </w:rPr>
      </w:pPr>
      <w:r w:rsidRPr="001B0C57">
        <w:rPr>
          <w:color w:val="000000" w:themeColor="text1"/>
          <w:sz w:val="24"/>
          <w:szCs w:val="24"/>
        </w:rPr>
        <w:t>z=B0+(B</w:t>
      </w:r>
      <w:proofErr w:type="gramStart"/>
      <w:r w:rsidRPr="001B0C57">
        <w:rPr>
          <w:color w:val="000000" w:themeColor="text1"/>
          <w:sz w:val="24"/>
          <w:szCs w:val="24"/>
        </w:rPr>
        <w:t>1)(</w:t>
      </w:r>
      <w:proofErr w:type="gramEnd"/>
      <w:r w:rsidRPr="001B0C57">
        <w:rPr>
          <w:color w:val="000000" w:themeColor="text1"/>
          <w:sz w:val="24"/>
          <w:szCs w:val="24"/>
        </w:rPr>
        <w:t>x1)+(B2)(x2).....(Bn)(xn)</w:t>
      </w:r>
    </w:p>
    <w:p w14:paraId="3324830A" w14:textId="77777777" w:rsidR="001B0C57" w:rsidRDefault="001B0C57" w:rsidP="001B0C57">
      <w:pPr>
        <w:shd w:val="clear" w:color="auto" w:fill="FFFFFF"/>
        <w:spacing w:before="120" w:after="120"/>
        <w:jc w:val="left"/>
        <w:rPr>
          <w:color w:val="000000" w:themeColor="text1"/>
          <w:sz w:val="24"/>
          <w:szCs w:val="24"/>
          <w:shd w:val="clear" w:color="auto" w:fill="FFFFFF"/>
        </w:rPr>
      </w:pPr>
      <w:r w:rsidRPr="001B0C57">
        <w:rPr>
          <w:color w:val="000000" w:themeColor="text1"/>
          <w:sz w:val="24"/>
          <w:szCs w:val="24"/>
        </w:rPr>
        <w:t>f(x)= 1</w:t>
      </w:r>
      <w:proofErr w:type="gramStart"/>
      <w:r w:rsidRPr="001B0C57">
        <w:rPr>
          <w:color w:val="000000" w:themeColor="text1"/>
          <w:sz w:val="24"/>
          <w:szCs w:val="24"/>
        </w:rPr>
        <w:t>/(</w:t>
      </w:r>
      <w:proofErr w:type="gramEnd"/>
      <w:r w:rsidRPr="001B0C57">
        <w:rPr>
          <w:color w:val="000000" w:themeColor="text1"/>
          <w:sz w:val="24"/>
          <w:szCs w:val="24"/>
        </w:rPr>
        <w:t>1+ e^z)</w:t>
      </w:r>
      <w:r>
        <w:rPr>
          <w:noProof/>
        </w:rPr>
        <w:drawing>
          <wp:anchor distT="0" distB="0" distL="114300" distR="114300" simplePos="0" relativeHeight="251659776" behindDoc="0" locked="0" layoutInCell="1" allowOverlap="1" wp14:anchorId="5B5BF752" wp14:editId="722BF135">
            <wp:simplePos x="0" y="0"/>
            <wp:positionH relativeFrom="column">
              <wp:posOffset>1190625</wp:posOffset>
            </wp:positionH>
            <wp:positionV relativeFrom="page">
              <wp:posOffset>5381625</wp:posOffset>
            </wp:positionV>
            <wp:extent cx="2973705" cy="17843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3705" cy="1784350"/>
                    </a:xfrm>
                    <a:prstGeom prst="rect">
                      <a:avLst/>
                    </a:prstGeom>
                    <a:noFill/>
                  </pic:spPr>
                </pic:pic>
              </a:graphicData>
            </a:graphic>
            <wp14:sizeRelH relativeFrom="page">
              <wp14:pctWidth>0</wp14:pctWidth>
            </wp14:sizeRelH>
            <wp14:sizeRelV relativeFrom="page">
              <wp14:pctHeight>0</wp14:pctHeight>
            </wp14:sizeRelV>
          </wp:anchor>
        </w:drawing>
      </w:r>
    </w:p>
    <w:p w14:paraId="1AC3E1B7" w14:textId="77777777" w:rsidR="001B0C57" w:rsidRDefault="001B0C57" w:rsidP="00122229">
      <w:pPr>
        <w:pStyle w:val="BodyText"/>
        <w:spacing w:before="2"/>
        <w:jc w:val="both"/>
        <w:rPr>
          <w:b/>
          <w:bCs/>
          <w:sz w:val="28"/>
          <w:szCs w:val="28"/>
        </w:rPr>
      </w:pPr>
    </w:p>
    <w:p w14:paraId="67B6DD1B" w14:textId="77777777" w:rsidR="001B0C57" w:rsidRDefault="001B0C57" w:rsidP="00122229">
      <w:pPr>
        <w:pStyle w:val="BodyText"/>
        <w:spacing w:before="2"/>
        <w:jc w:val="both"/>
        <w:rPr>
          <w:b/>
          <w:bCs/>
          <w:sz w:val="28"/>
          <w:szCs w:val="28"/>
        </w:rPr>
      </w:pPr>
    </w:p>
    <w:p w14:paraId="6D4D346A" w14:textId="77777777" w:rsidR="001B0C57" w:rsidRDefault="001B0C57" w:rsidP="00122229">
      <w:pPr>
        <w:pStyle w:val="BodyText"/>
        <w:spacing w:before="2"/>
        <w:jc w:val="both"/>
        <w:rPr>
          <w:b/>
          <w:bCs/>
          <w:sz w:val="28"/>
          <w:szCs w:val="28"/>
        </w:rPr>
      </w:pPr>
    </w:p>
    <w:p w14:paraId="45E0BE05" w14:textId="77777777" w:rsidR="001B0C57" w:rsidRDefault="001B0C57" w:rsidP="00122229">
      <w:pPr>
        <w:pStyle w:val="BodyText"/>
        <w:spacing w:before="2"/>
        <w:jc w:val="both"/>
        <w:rPr>
          <w:b/>
          <w:bCs/>
          <w:sz w:val="28"/>
          <w:szCs w:val="28"/>
        </w:rPr>
      </w:pPr>
    </w:p>
    <w:p w14:paraId="59E694DD" w14:textId="77777777" w:rsidR="001B0C57" w:rsidRDefault="001B0C57" w:rsidP="00122229">
      <w:pPr>
        <w:pStyle w:val="BodyText"/>
        <w:spacing w:before="2"/>
        <w:jc w:val="both"/>
        <w:rPr>
          <w:b/>
          <w:bCs/>
          <w:sz w:val="28"/>
          <w:szCs w:val="28"/>
        </w:rPr>
      </w:pPr>
    </w:p>
    <w:p w14:paraId="7DE9D453" w14:textId="77777777" w:rsidR="00122229" w:rsidRDefault="00122229" w:rsidP="00122229">
      <w:pPr>
        <w:pStyle w:val="BodyText"/>
        <w:spacing w:before="2"/>
        <w:jc w:val="both"/>
        <w:rPr>
          <w:b/>
          <w:bCs/>
          <w:sz w:val="26"/>
          <w:szCs w:val="26"/>
        </w:rPr>
      </w:pPr>
      <w:r>
        <w:rPr>
          <w:b/>
          <w:bCs/>
          <w:sz w:val="26"/>
          <w:szCs w:val="26"/>
        </w:rPr>
        <w:lastRenderedPageBreak/>
        <w:t>4.1.</w:t>
      </w:r>
      <w:r w:rsidR="001B0C57">
        <w:rPr>
          <w:b/>
          <w:bCs/>
          <w:sz w:val="26"/>
          <w:szCs w:val="26"/>
        </w:rPr>
        <w:t>2</w:t>
      </w:r>
      <w:r w:rsidR="001B0C57">
        <w:rPr>
          <w:b/>
          <w:bCs/>
          <w:sz w:val="26"/>
          <w:szCs w:val="26"/>
        </w:rPr>
        <w:tab/>
      </w:r>
      <w:ins w:id="132" w:author="Naveed Sharief" w:date="2023-04-25T02:14:00Z">
        <w:r w:rsidR="00E8458F">
          <w:rPr>
            <w:b/>
            <w:bCs/>
            <w:sz w:val="26"/>
            <w:szCs w:val="26"/>
          </w:rPr>
          <w:t xml:space="preserve">Using </w:t>
        </w:r>
      </w:ins>
      <w:r>
        <w:rPr>
          <w:b/>
          <w:bCs/>
          <w:sz w:val="26"/>
          <w:szCs w:val="26"/>
        </w:rPr>
        <w:t>KNN</w:t>
      </w:r>
    </w:p>
    <w:p w14:paraId="0E835F87" w14:textId="77777777" w:rsidR="00122229" w:rsidRDefault="00122229" w:rsidP="00122229">
      <w:pPr>
        <w:pStyle w:val="BodyText"/>
        <w:jc w:val="both"/>
        <w:rPr>
          <w:b/>
          <w:bCs/>
        </w:rPr>
      </w:pPr>
      <w:r>
        <w:t>The K-NN working can be explained on the basis of the below algorithm:</w:t>
      </w:r>
    </w:p>
    <w:p w14:paraId="60F47CC2" w14:textId="77777777" w:rsidR="00122229" w:rsidRDefault="00122229" w:rsidP="00122229">
      <w:pPr>
        <w:jc w:val="both"/>
        <w:rPr>
          <w:sz w:val="24"/>
          <w:szCs w:val="24"/>
        </w:rPr>
      </w:pPr>
      <w:r>
        <w:rPr>
          <w:rStyle w:val="Strong"/>
          <w:sz w:val="24"/>
          <w:szCs w:val="24"/>
        </w:rPr>
        <w:t>Step-1:</w:t>
      </w:r>
      <w:r>
        <w:rPr>
          <w:sz w:val="24"/>
          <w:szCs w:val="24"/>
        </w:rPr>
        <w:t xml:space="preserve"> Select the number K of the neighbors</w:t>
      </w:r>
    </w:p>
    <w:p w14:paraId="1E62F997" w14:textId="77777777" w:rsidR="00122229" w:rsidRDefault="00122229" w:rsidP="00122229">
      <w:pPr>
        <w:jc w:val="both"/>
        <w:rPr>
          <w:sz w:val="24"/>
          <w:szCs w:val="24"/>
        </w:rPr>
      </w:pPr>
      <w:r>
        <w:rPr>
          <w:rStyle w:val="Strong"/>
          <w:sz w:val="24"/>
          <w:szCs w:val="24"/>
        </w:rPr>
        <w:t>Step-2:</w:t>
      </w:r>
      <w:r>
        <w:rPr>
          <w:sz w:val="24"/>
          <w:szCs w:val="24"/>
        </w:rPr>
        <w:t xml:space="preserve"> Calculate the Euclidean distance of </w:t>
      </w:r>
      <w:r>
        <w:rPr>
          <w:rStyle w:val="Strong"/>
          <w:sz w:val="24"/>
          <w:szCs w:val="24"/>
        </w:rPr>
        <w:t>K number of neighbors</w:t>
      </w:r>
    </w:p>
    <w:p w14:paraId="560DEAE6" w14:textId="77777777" w:rsidR="00122229" w:rsidRDefault="00122229" w:rsidP="00122229">
      <w:pPr>
        <w:jc w:val="both"/>
        <w:rPr>
          <w:sz w:val="24"/>
          <w:szCs w:val="24"/>
        </w:rPr>
      </w:pPr>
      <w:r>
        <w:rPr>
          <w:rStyle w:val="Strong"/>
          <w:sz w:val="24"/>
          <w:szCs w:val="24"/>
        </w:rPr>
        <w:t>Step-3:</w:t>
      </w:r>
      <w:r>
        <w:rPr>
          <w:sz w:val="24"/>
          <w:szCs w:val="24"/>
        </w:rPr>
        <w:t xml:space="preserve"> Take the K nearest neighbors as per the calculated Euclidean distance.</w:t>
      </w:r>
    </w:p>
    <w:p w14:paraId="6EF9599C" w14:textId="77777777" w:rsidR="00122229" w:rsidRDefault="00122229" w:rsidP="00122229">
      <w:pPr>
        <w:jc w:val="both"/>
        <w:rPr>
          <w:sz w:val="24"/>
          <w:szCs w:val="24"/>
        </w:rPr>
      </w:pPr>
      <w:r>
        <w:rPr>
          <w:rStyle w:val="Strong"/>
          <w:sz w:val="24"/>
          <w:szCs w:val="24"/>
        </w:rPr>
        <w:t>Step-4:</w:t>
      </w:r>
      <w:r>
        <w:rPr>
          <w:sz w:val="24"/>
          <w:szCs w:val="24"/>
        </w:rPr>
        <w:t xml:space="preserve"> Among these k neighbors, count the number of the data points in each category.</w:t>
      </w:r>
    </w:p>
    <w:p w14:paraId="6EEFB0A0" w14:textId="77777777" w:rsidR="00122229" w:rsidRDefault="00122229" w:rsidP="00122229">
      <w:pPr>
        <w:jc w:val="both"/>
        <w:rPr>
          <w:sz w:val="24"/>
          <w:szCs w:val="24"/>
        </w:rPr>
      </w:pPr>
      <w:r>
        <w:rPr>
          <w:rStyle w:val="Strong"/>
          <w:sz w:val="24"/>
          <w:szCs w:val="24"/>
        </w:rPr>
        <w:t>Step-5:</w:t>
      </w:r>
      <w:r>
        <w:rPr>
          <w:sz w:val="24"/>
          <w:szCs w:val="24"/>
        </w:rPr>
        <w:t xml:space="preserve"> Assign the new data points to that category for which the number of the neighbor is maximum.</w:t>
      </w:r>
    </w:p>
    <w:p w14:paraId="7C57ED2C" w14:textId="77777777" w:rsidR="00122229" w:rsidRDefault="00122229" w:rsidP="00122229">
      <w:pPr>
        <w:jc w:val="both"/>
        <w:rPr>
          <w:sz w:val="24"/>
          <w:szCs w:val="24"/>
        </w:rPr>
      </w:pPr>
      <w:r>
        <w:rPr>
          <w:rStyle w:val="Strong"/>
          <w:sz w:val="24"/>
          <w:szCs w:val="24"/>
        </w:rPr>
        <w:t>Step-6:</w:t>
      </w:r>
      <w:r>
        <w:rPr>
          <w:sz w:val="24"/>
          <w:szCs w:val="24"/>
        </w:rPr>
        <w:t xml:space="preserve"> Our model is ready.</w:t>
      </w:r>
    </w:p>
    <w:p w14:paraId="5432A559" w14:textId="77777777" w:rsidR="00122229" w:rsidRDefault="00122229" w:rsidP="00122229">
      <w:pPr>
        <w:pStyle w:val="NormalWeb"/>
        <w:spacing w:before="0" w:beforeAutospacing="0" w:after="0" w:afterAutospacing="0" w:line="360" w:lineRule="auto"/>
        <w:jc w:val="both"/>
      </w:pPr>
      <w:r>
        <w:t>Suppose we have a new data point and we need to put it in the required category. Consider the below image:</w:t>
      </w:r>
    </w:p>
    <w:p w14:paraId="35FE249E" w14:textId="77777777" w:rsidR="00122229" w:rsidRDefault="00122229" w:rsidP="00122229"/>
    <w:p w14:paraId="71CFA0B4" w14:textId="77777777" w:rsidR="00122229" w:rsidRDefault="004E3605" w:rsidP="00122229">
      <w:pPr>
        <w:jc w:val="left"/>
        <w:rPr>
          <w:sz w:val="24"/>
          <w:szCs w:val="24"/>
        </w:rPr>
      </w:pPr>
      <w:r>
        <w:rPr>
          <w:noProof/>
        </w:rPr>
        <w:drawing>
          <wp:anchor distT="0" distB="0" distL="114300" distR="114300" simplePos="0" relativeHeight="251649536" behindDoc="0" locked="0" layoutInCell="1" allowOverlap="1" wp14:anchorId="1AD17817" wp14:editId="70F8CB51">
            <wp:simplePos x="0" y="0"/>
            <wp:positionH relativeFrom="column">
              <wp:posOffset>-6985</wp:posOffset>
            </wp:positionH>
            <wp:positionV relativeFrom="page">
              <wp:posOffset>4090035</wp:posOffset>
            </wp:positionV>
            <wp:extent cx="2042160" cy="1486535"/>
            <wp:effectExtent l="0" t="0" r="0" b="0"/>
            <wp:wrapSquare wrapText="bothSides"/>
            <wp:docPr id="27" name="Picture 2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earest Neighbor(KNN) Algorithm for Machine Lear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2160" cy="1486535"/>
                    </a:xfrm>
                    <a:prstGeom prst="rect">
                      <a:avLst/>
                    </a:prstGeom>
                    <a:noFill/>
                  </pic:spPr>
                </pic:pic>
              </a:graphicData>
            </a:graphic>
            <wp14:sizeRelH relativeFrom="margin">
              <wp14:pctWidth>0</wp14:pctWidth>
            </wp14:sizeRelH>
            <wp14:sizeRelV relativeFrom="margin">
              <wp14:pctHeight>0</wp14:pctHeight>
            </wp14:sizeRelV>
          </wp:anchor>
        </w:drawing>
      </w:r>
      <w:r w:rsidR="00122229">
        <w:rPr>
          <w:sz w:val="24"/>
          <w:szCs w:val="24"/>
        </w:rPr>
        <w:t>Firstly, we will choose the number of neighbors, so we will choose the k=5.</w:t>
      </w:r>
    </w:p>
    <w:p w14:paraId="45551B64" w14:textId="77777777" w:rsidR="00122229" w:rsidRDefault="00122229" w:rsidP="00122229">
      <w:pPr>
        <w:jc w:val="left"/>
        <w:rPr>
          <w:sz w:val="24"/>
          <w:szCs w:val="24"/>
        </w:rPr>
      </w:pPr>
      <w:r>
        <w:rPr>
          <w:sz w:val="24"/>
          <w:szCs w:val="24"/>
        </w:rPr>
        <w:t xml:space="preserve">Next, we will calculate the </w:t>
      </w:r>
      <w:r>
        <w:rPr>
          <w:rStyle w:val="Strong"/>
          <w:sz w:val="24"/>
          <w:szCs w:val="24"/>
        </w:rPr>
        <w:t>Euclidean distance</w:t>
      </w:r>
      <w:r>
        <w:rPr>
          <w:sz w:val="24"/>
          <w:szCs w:val="24"/>
        </w:rPr>
        <w:t xml:space="preserve"> between the data points. The Euclidean distance is the distance between two points, which we have already studied in geometry. </w:t>
      </w:r>
    </w:p>
    <w:p w14:paraId="6D08AADC" w14:textId="77777777" w:rsidR="00122229" w:rsidRDefault="00122229" w:rsidP="00122229"/>
    <w:p w14:paraId="008FAA78" w14:textId="77777777" w:rsidR="00122229" w:rsidRDefault="004E3605" w:rsidP="00122229">
      <w:pPr>
        <w:jc w:val="left"/>
        <w:rPr>
          <w:sz w:val="24"/>
          <w:szCs w:val="24"/>
        </w:rPr>
      </w:pPr>
      <w:r>
        <w:rPr>
          <w:noProof/>
        </w:rPr>
        <w:drawing>
          <wp:anchor distT="0" distB="0" distL="114300" distR="114300" simplePos="0" relativeHeight="251652608" behindDoc="0" locked="0" layoutInCell="1" allowOverlap="1" wp14:anchorId="139CCEC6" wp14:editId="01B54E96">
            <wp:simplePos x="0" y="0"/>
            <wp:positionH relativeFrom="column">
              <wp:posOffset>0</wp:posOffset>
            </wp:positionH>
            <wp:positionV relativeFrom="page">
              <wp:posOffset>5894070</wp:posOffset>
            </wp:positionV>
            <wp:extent cx="2072640" cy="1621155"/>
            <wp:effectExtent l="0" t="0" r="0" b="0"/>
            <wp:wrapSquare wrapText="bothSides"/>
            <wp:docPr id="25" name="Picture 2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earest Neighbor(KNN) Algorithm for Machine Lear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2640" cy="1621155"/>
                    </a:xfrm>
                    <a:prstGeom prst="rect">
                      <a:avLst/>
                    </a:prstGeom>
                    <a:noFill/>
                  </pic:spPr>
                </pic:pic>
              </a:graphicData>
            </a:graphic>
            <wp14:sizeRelH relativeFrom="margin">
              <wp14:pctWidth>0</wp14:pctWidth>
            </wp14:sizeRelH>
            <wp14:sizeRelV relativeFrom="margin">
              <wp14:pctHeight>0</wp14:pctHeight>
            </wp14:sizeRelV>
          </wp:anchor>
        </w:drawing>
      </w:r>
      <w:r w:rsidR="00122229">
        <w:rPr>
          <w:sz w:val="24"/>
          <w:szCs w:val="24"/>
        </w:rPr>
        <w:t xml:space="preserve">By calculating the Euclidean distance, we get the nearest neighbors, as three nearest neighbors in category A and two nearest neighbors in category B. </w:t>
      </w:r>
    </w:p>
    <w:p w14:paraId="228B6A7A" w14:textId="77777777" w:rsidR="00122229" w:rsidRDefault="00122229" w:rsidP="00122229"/>
    <w:p w14:paraId="59809C97" w14:textId="77777777" w:rsidR="00122229" w:rsidRDefault="00122229" w:rsidP="00122229">
      <w:pPr>
        <w:jc w:val="both"/>
      </w:pPr>
    </w:p>
    <w:p w14:paraId="36044321" w14:textId="77777777" w:rsidR="00122229" w:rsidRDefault="00122229" w:rsidP="00122229">
      <w:pPr>
        <w:jc w:val="both"/>
        <w:rPr>
          <w:sz w:val="24"/>
          <w:szCs w:val="24"/>
        </w:rPr>
      </w:pPr>
    </w:p>
    <w:p w14:paraId="5C902B4B" w14:textId="77777777" w:rsidR="004E3605" w:rsidRDefault="004E3605" w:rsidP="00122229">
      <w:pPr>
        <w:jc w:val="both"/>
        <w:rPr>
          <w:sz w:val="24"/>
          <w:szCs w:val="24"/>
        </w:rPr>
      </w:pPr>
    </w:p>
    <w:p w14:paraId="21D9C213" w14:textId="77777777" w:rsidR="00122229" w:rsidRDefault="004E3605" w:rsidP="00122229">
      <w:pPr>
        <w:jc w:val="both"/>
        <w:rPr>
          <w:sz w:val="24"/>
          <w:szCs w:val="24"/>
        </w:rPr>
      </w:pPr>
      <w:r>
        <w:rPr>
          <w:noProof/>
        </w:rPr>
        <w:drawing>
          <wp:anchor distT="0" distB="0" distL="114300" distR="114300" simplePos="0" relativeHeight="251657728" behindDoc="1" locked="0" layoutInCell="1" allowOverlap="1" wp14:anchorId="23947D00" wp14:editId="128C3ECC">
            <wp:simplePos x="0" y="0"/>
            <wp:positionH relativeFrom="column">
              <wp:posOffset>0</wp:posOffset>
            </wp:positionH>
            <wp:positionV relativeFrom="page">
              <wp:posOffset>7791450</wp:posOffset>
            </wp:positionV>
            <wp:extent cx="2080260" cy="1395730"/>
            <wp:effectExtent l="0" t="0" r="0" b="0"/>
            <wp:wrapSquare wrapText="bothSides"/>
            <wp:docPr id="24" name="Picture 2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0260" cy="1395730"/>
                    </a:xfrm>
                    <a:prstGeom prst="rect">
                      <a:avLst/>
                    </a:prstGeom>
                    <a:noFill/>
                  </pic:spPr>
                </pic:pic>
              </a:graphicData>
            </a:graphic>
            <wp14:sizeRelH relativeFrom="margin">
              <wp14:pctWidth>0</wp14:pctWidth>
            </wp14:sizeRelH>
            <wp14:sizeRelV relativeFrom="margin">
              <wp14:pctHeight>0</wp14:pctHeight>
            </wp14:sizeRelV>
          </wp:anchor>
        </w:drawing>
      </w:r>
      <w:r w:rsidR="00122229">
        <w:rPr>
          <w:sz w:val="24"/>
          <w:szCs w:val="24"/>
        </w:rPr>
        <w:t xml:space="preserve">As we can see the 3 nearest neighbors are from category A, hence this new data point must belong to category A. </w:t>
      </w:r>
    </w:p>
    <w:p w14:paraId="39F726F9" w14:textId="77777777" w:rsidR="00122229" w:rsidRDefault="00122229" w:rsidP="00122229">
      <w:pPr>
        <w:pStyle w:val="BodyText"/>
        <w:spacing w:before="2"/>
        <w:jc w:val="both"/>
      </w:pPr>
    </w:p>
    <w:p w14:paraId="599EF0A7" w14:textId="77777777" w:rsidR="00122229" w:rsidRDefault="00122229" w:rsidP="00122229">
      <w:pPr>
        <w:pStyle w:val="BodyText"/>
        <w:spacing w:before="2"/>
        <w:jc w:val="both"/>
      </w:pPr>
    </w:p>
    <w:p w14:paraId="41831A79" w14:textId="77777777" w:rsidR="00831309" w:rsidRDefault="00831309" w:rsidP="00122229">
      <w:pPr>
        <w:shd w:val="clear" w:color="auto" w:fill="FFFFFF"/>
        <w:spacing w:before="120" w:after="120"/>
        <w:ind w:left="4320" w:firstLine="720"/>
        <w:jc w:val="both"/>
        <w:rPr>
          <w:color w:val="000000" w:themeColor="text1"/>
          <w:sz w:val="24"/>
          <w:szCs w:val="24"/>
          <w:shd w:val="clear" w:color="auto" w:fill="FFFFFF"/>
        </w:rPr>
      </w:pPr>
    </w:p>
    <w:p w14:paraId="5D9B6BB2" w14:textId="77777777" w:rsidR="004E3605" w:rsidRDefault="004E3605" w:rsidP="00122229">
      <w:pPr>
        <w:shd w:val="clear" w:color="auto" w:fill="FFFFFF"/>
        <w:spacing w:before="120" w:after="120"/>
        <w:ind w:left="4320" w:firstLine="720"/>
        <w:jc w:val="both"/>
        <w:rPr>
          <w:color w:val="000000" w:themeColor="text1"/>
          <w:sz w:val="24"/>
          <w:szCs w:val="24"/>
          <w:shd w:val="clear" w:color="auto" w:fill="FFFFFF"/>
        </w:rPr>
      </w:pPr>
    </w:p>
    <w:p w14:paraId="2E7F8067" w14:textId="77777777" w:rsidR="004E3605" w:rsidRDefault="004E3605" w:rsidP="00122229">
      <w:pPr>
        <w:shd w:val="clear" w:color="auto" w:fill="FFFFFF"/>
        <w:spacing w:before="120" w:after="120"/>
        <w:ind w:left="4320" w:firstLine="720"/>
        <w:jc w:val="both"/>
        <w:rPr>
          <w:color w:val="000000" w:themeColor="text1"/>
          <w:sz w:val="24"/>
          <w:szCs w:val="24"/>
          <w:shd w:val="clear" w:color="auto" w:fill="FFFFFF"/>
        </w:rPr>
      </w:pPr>
    </w:p>
    <w:p w14:paraId="6C6DC91B" w14:textId="77777777" w:rsidR="00122229" w:rsidRDefault="00122229" w:rsidP="00122229">
      <w:pPr>
        <w:pStyle w:val="BodyText"/>
        <w:spacing w:before="10"/>
        <w:jc w:val="both"/>
        <w:rPr>
          <w:b/>
          <w:bCs/>
          <w:sz w:val="28"/>
          <w:szCs w:val="28"/>
        </w:rPr>
      </w:pPr>
      <w:r>
        <w:rPr>
          <w:b/>
          <w:bCs/>
          <w:sz w:val="28"/>
          <w:szCs w:val="28"/>
        </w:rPr>
        <w:lastRenderedPageBreak/>
        <w:t>4.1.3</w:t>
      </w:r>
      <w:del w:id="133" w:author="Naveed Sharief" w:date="2023-04-25T02:13:00Z">
        <w:r w:rsidDel="00E8458F">
          <w:rPr>
            <w:b/>
            <w:bCs/>
            <w:sz w:val="28"/>
            <w:szCs w:val="28"/>
          </w:rPr>
          <w:delText>.</w:delText>
        </w:r>
      </w:del>
      <w:r>
        <w:rPr>
          <w:b/>
          <w:bCs/>
          <w:sz w:val="28"/>
          <w:szCs w:val="28"/>
        </w:rPr>
        <w:t xml:space="preserve"> Using Decision Tree</w:t>
      </w:r>
    </w:p>
    <w:p w14:paraId="4AC8FAE8" w14:textId="77777777" w:rsidR="00122229" w:rsidRPr="0011357A" w:rsidRDefault="0011357A" w:rsidP="0011357A">
      <w:pPr>
        <w:jc w:val="both"/>
        <w:rPr>
          <w:sz w:val="24"/>
          <w:szCs w:val="24"/>
        </w:rPr>
      </w:pPr>
      <w:r w:rsidRPr="0011357A">
        <w:rPr>
          <w:sz w:val="24"/>
          <w:szCs w:val="24"/>
        </w:rPr>
        <w:t>Decision Tree is a popular Supervised learning technique for solving classification and regression problems. It is a graphical representation of possible solutions to a problem/decision based on given conditions. The tree structure is composed of decision nodes, which represent features, and leaf nodes, which represent outcomes. Decision trees employ a top-down approach to reach a final decision and ask questions at each node. The CART algorithm is used to build a decision tree by selecting the best attribute for each node.</w:t>
      </w:r>
    </w:p>
    <w:p w14:paraId="1B4E77EA" w14:textId="77777777" w:rsidR="0011357A" w:rsidRPr="0011357A" w:rsidRDefault="0011357A" w:rsidP="0011357A">
      <w:pPr>
        <w:jc w:val="both"/>
        <w:rPr>
          <w:sz w:val="24"/>
          <w:szCs w:val="24"/>
        </w:rPr>
      </w:pPr>
      <w:r w:rsidRPr="0011357A">
        <w:rPr>
          <w:sz w:val="24"/>
          <w:szCs w:val="24"/>
        </w:rPr>
        <w:t>The logic behind the decision tree can be easily understood because it shows a tree-like structure.</w:t>
      </w:r>
    </w:p>
    <w:p w14:paraId="2C5B197C" w14:textId="77777777" w:rsidR="0011357A" w:rsidRPr="0011357A" w:rsidRDefault="0011357A" w:rsidP="0011357A">
      <w:pPr>
        <w:jc w:val="both"/>
        <w:rPr>
          <w:sz w:val="24"/>
          <w:szCs w:val="24"/>
        </w:rPr>
      </w:pPr>
      <w:r w:rsidRPr="0011357A">
        <w:rPr>
          <w:b/>
          <w:bCs/>
          <w:sz w:val="24"/>
          <w:szCs w:val="24"/>
        </w:rPr>
        <w:t>Step-1:</w:t>
      </w:r>
      <w:r w:rsidRPr="0011357A">
        <w:rPr>
          <w:sz w:val="24"/>
          <w:szCs w:val="24"/>
        </w:rPr>
        <w:t xml:space="preserve"> Begin the tree with the root node, says S, which contains the complete dataset.</w:t>
      </w:r>
    </w:p>
    <w:p w14:paraId="3DED7CD8" w14:textId="77777777" w:rsidR="0011357A" w:rsidRPr="0011357A" w:rsidRDefault="0011357A" w:rsidP="0011357A">
      <w:pPr>
        <w:jc w:val="both"/>
        <w:rPr>
          <w:sz w:val="24"/>
          <w:szCs w:val="24"/>
        </w:rPr>
      </w:pPr>
      <w:r w:rsidRPr="0011357A">
        <w:rPr>
          <w:b/>
          <w:bCs/>
          <w:sz w:val="24"/>
          <w:szCs w:val="24"/>
        </w:rPr>
        <w:t>Step-2:</w:t>
      </w:r>
      <w:r w:rsidRPr="0011357A">
        <w:rPr>
          <w:sz w:val="24"/>
          <w:szCs w:val="24"/>
        </w:rPr>
        <w:t xml:space="preserve"> Find the best attribute in the dataset using Attribute Selection Measure (ASM).</w:t>
      </w:r>
    </w:p>
    <w:p w14:paraId="5ADB394B" w14:textId="77777777" w:rsidR="0011357A" w:rsidRPr="0011357A" w:rsidRDefault="0011357A" w:rsidP="0011357A">
      <w:pPr>
        <w:jc w:val="both"/>
        <w:rPr>
          <w:sz w:val="24"/>
          <w:szCs w:val="24"/>
        </w:rPr>
      </w:pPr>
      <w:r w:rsidRPr="0011357A">
        <w:rPr>
          <w:b/>
          <w:bCs/>
          <w:sz w:val="24"/>
          <w:szCs w:val="24"/>
        </w:rPr>
        <w:t xml:space="preserve">Step-3: </w:t>
      </w:r>
      <w:r w:rsidRPr="0011357A">
        <w:rPr>
          <w:sz w:val="24"/>
          <w:szCs w:val="24"/>
        </w:rPr>
        <w:t>Divide the S into subsets that contains possible values for the best attributes.</w:t>
      </w:r>
    </w:p>
    <w:p w14:paraId="2731CF62" w14:textId="77777777" w:rsidR="0011357A" w:rsidRPr="0011357A" w:rsidRDefault="0011357A" w:rsidP="0011357A">
      <w:pPr>
        <w:jc w:val="both"/>
        <w:rPr>
          <w:sz w:val="24"/>
          <w:szCs w:val="24"/>
        </w:rPr>
      </w:pPr>
      <w:r w:rsidRPr="0011357A">
        <w:rPr>
          <w:b/>
          <w:bCs/>
          <w:sz w:val="24"/>
          <w:szCs w:val="24"/>
        </w:rPr>
        <w:t>Step-4:</w:t>
      </w:r>
      <w:r w:rsidRPr="0011357A">
        <w:rPr>
          <w:sz w:val="24"/>
          <w:szCs w:val="24"/>
        </w:rPr>
        <w:t xml:space="preserve"> Generate the decision tree node, which contains the best attribute.</w:t>
      </w:r>
    </w:p>
    <w:p w14:paraId="3CEDB3F9" w14:textId="77777777" w:rsidR="00122229" w:rsidRDefault="0011357A" w:rsidP="0011357A">
      <w:pPr>
        <w:jc w:val="both"/>
      </w:pPr>
      <w:r w:rsidRPr="0011357A">
        <w:rPr>
          <w:b/>
          <w:bCs/>
          <w:noProof/>
        </w:rPr>
        <w:drawing>
          <wp:anchor distT="0" distB="0" distL="114300" distR="114300" simplePos="0" relativeHeight="251651584" behindDoc="0" locked="0" layoutInCell="1" allowOverlap="1" wp14:anchorId="2951E1C4" wp14:editId="454EE4E2">
            <wp:simplePos x="0" y="0"/>
            <wp:positionH relativeFrom="column">
              <wp:posOffset>676275</wp:posOffset>
            </wp:positionH>
            <wp:positionV relativeFrom="paragraph">
              <wp:posOffset>839681</wp:posOffset>
            </wp:positionV>
            <wp:extent cx="4368800" cy="2912110"/>
            <wp:effectExtent l="0" t="0" r="0" b="0"/>
            <wp:wrapTopAndBottom/>
            <wp:docPr id="22" name="Picture 22"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Tree Classification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8800" cy="2912110"/>
                    </a:xfrm>
                    <a:prstGeom prst="rect">
                      <a:avLst/>
                    </a:prstGeom>
                    <a:noFill/>
                  </pic:spPr>
                </pic:pic>
              </a:graphicData>
            </a:graphic>
            <wp14:sizeRelH relativeFrom="page">
              <wp14:pctWidth>0</wp14:pctWidth>
            </wp14:sizeRelH>
            <wp14:sizeRelV relativeFrom="page">
              <wp14:pctHeight>0</wp14:pctHeight>
            </wp14:sizeRelV>
          </wp:anchor>
        </w:drawing>
      </w:r>
      <w:r w:rsidRPr="0011357A">
        <w:rPr>
          <w:b/>
          <w:bCs/>
          <w:sz w:val="24"/>
          <w:szCs w:val="24"/>
        </w:rPr>
        <w:t>Step-5:</w:t>
      </w:r>
      <w:r w:rsidRPr="0011357A">
        <w:rPr>
          <w:sz w:val="24"/>
          <w:szCs w:val="24"/>
        </w:rPr>
        <w:t xml:space="preserve"> Recursively make new decision trees using the subsets of the dataset created in step</w:t>
      </w:r>
      <w:r>
        <w:rPr>
          <w:sz w:val="24"/>
          <w:szCs w:val="24"/>
        </w:rPr>
        <w:t xml:space="preserve"> </w:t>
      </w:r>
      <w:r w:rsidRPr="0011357A">
        <w:rPr>
          <w:sz w:val="24"/>
          <w:szCs w:val="24"/>
        </w:rPr>
        <w:t>3. Continue this process until a stage</w:t>
      </w:r>
      <w:r>
        <w:t xml:space="preserve"> is reached where you cannot further classify the nodes and called the final node as a leaf node.</w:t>
      </w:r>
    </w:p>
    <w:p w14:paraId="061E3B57" w14:textId="77777777" w:rsidR="0011357A" w:rsidRDefault="0011357A" w:rsidP="0011357A">
      <w:pPr>
        <w:jc w:val="both"/>
      </w:pPr>
    </w:p>
    <w:p w14:paraId="50D730F3" w14:textId="77777777" w:rsidR="0011357A" w:rsidRDefault="0011357A" w:rsidP="0011357A">
      <w:pPr>
        <w:jc w:val="both"/>
        <w:rPr>
          <w:sz w:val="24"/>
          <w:szCs w:val="24"/>
        </w:rPr>
      </w:pPr>
      <w:r w:rsidRPr="0011357A">
        <w:rPr>
          <w:sz w:val="24"/>
          <w:szCs w:val="24"/>
        </w:rPr>
        <w:t xml:space="preserve">To select the best attribute for a node, two commonly used techniques are the Information Gain and Gini Index formulas. The Information Gain formula measures the reduction in entropy, which is the measure of randomness or impurity of a set of data. The Gini Index formula, on the other hand, measures the probability of misclassification of a randomly </w:t>
      </w:r>
      <w:r w:rsidRPr="0011357A">
        <w:rPr>
          <w:sz w:val="24"/>
          <w:szCs w:val="24"/>
        </w:rPr>
        <w:lastRenderedPageBreak/>
        <w:t>chosen element from a set. By computing these measures for each attribute, the attribute with the highest value is chosen as the root node for further branching.</w:t>
      </w:r>
    </w:p>
    <w:p w14:paraId="6A7DCAE4" w14:textId="77777777" w:rsidR="0011357A" w:rsidRPr="00A25763" w:rsidRDefault="0011357A" w:rsidP="0011357A">
      <w:pPr>
        <w:jc w:val="both"/>
        <w:rPr>
          <w:b/>
          <w:bCs/>
          <w:sz w:val="24"/>
          <w:szCs w:val="24"/>
          <w:u w:val="single"/>
        </w:rPr>
      </w:pPr>
      <w:r w:rsidRPr="00A25763">
        <w:rPr>
          <w:b/>
          <w:bCs/>
          <w:sz w:val="24"/>
          <w:szCs w:val="24"/>
          <w:u w:val="single"/>
        </w:rPr>
        <w:t>Formulas used in Decision Tree algorithm are:</w:t>
      </w:r>
    </w:p>
    <w:p w14:paraId="76DD8D41" w14:textId="77777777" w:rsidR="00D934B7" w:rsidRDefault="0011357A" w:rsidP="0011357A">
      <w:pPr>
        <w:jc w:val="both"/>
        <w:rPr>
          <w:sz w:val="24"/>
          <w:szCs w:val="24"/>
        </w:rPr>
      </w:pPr>
      <w:r>
        <w:rPr>
          <w:b/>
          <w:bCs/>
          <w:sz w:val="24"/>
          <w:szCs w:val="24"/>
        </w:rPr>
        <w:t xml:space="preserve">Entropy: </w:t>
      </w:r>
      <w:r>
        <w:rPr>
          <w:sz w:val="24"/>
          <w:szCs w:val="24"/>
        </w:rPr>
        <w:t>Measure of randomness or impurity in a datasets class distribution</w:t>
      </w:r>
    </w:p>
    <w:p w14:paraId="2C80DD31" w14:textId="77777777" w:rsidR="0011357A" w:rsidRDefault="0011357A" w:rsidP="0011357A">
      <w:pPr>
        <w:jc w:val="both"/>
        <w:rPr>
          <w:ins w:id="134" w:author="Naveed Sharief" w:date="2023-04-25T01:34:00Z"/>
          <w:sz w:val="24"/>
          <w:szCs w:val="24"/>
        </w:rPr>
      </w:pPr>
      <w:r>
        <w:rPr>
          <w:b/>
          <w:bCs/>
          <w:sz w:val="24"/>
          <w:szCs w:val="24"/>
        </w:rPr>
        <w:t xml:space="preserve">Information Gain: </w:t>
      </w:r>
      <w:r>
        <w:rPr>
          <w:sz w:val="24"/>
          <w:szCs w:val="24"/>
        </w:rPr>
        <w:t xml:space="preserve">Measure of reduction in entropy achieved </w:t>
      </w:r>
      <w:ins w:id="135" w:author="Naveed Sharief" w:date="2023-04-25T01:34:00Z">
        <w:r w:rsidR="00A25763">
          <w:rPr>
            <w:sz w:val="24"/>
            <w:szCs w:val="24"/>
          </w:rPr>
          <w:t>by splitting a dataset on a particular attribute.</w:t>
        </w:r>
      </w:ins>
    </w:p>
    <w:p w14:paraId="66B26DE6" w14:textId="77777777" w:rsidR="00A25763" w:rsidRDefault="00A25763" w:rsidP="0011357A">
      <w:pPr>
        <w:jc w:val="both"/>
        <w:rPr>
          <w:ins w:id="136" w:author="Naveed Sharief" w:date="2023-04-25T01:34:00Z"/>
          <w:sz w:val="24"/>
          <w:szCs w:val="24"/>
        </w:rPr>
      </w:pPr>
      <w:ins w:id="137" w:author="Naveed Sharief" w:date="2023-04-25T01:37:00Z">
        <w:r>
          <w:rPr>
            <w:noProof/>
          </w:rPr>
          <w:drawing>
            <wp:anchor distT="0" distB="0" distL="114300" distR="114300" simplePos="0" relativeHeight="251660800" behindDoc="1" locked="0" layoutInCell="1" allowOverlap="1" wp14:anchorId="7EAF9348" wp14:editId="30B2218D">
              <wp:simplePos x="0" y="0"/>
              <wp:positionH relativeFrom="column">
                <wp:posOffset>795867</wp:posOffset>
              </wp:positionH>
              <wp:positionV relativeFrom="paragraph">
                <wp:posOffset>115781</wp:posOffset>
              </wp:positionV>
              <wp:extent cx="1322705" cy="406400"/>
              <wp:effectExtent l="0" t="0" r="0" b="0"/>
              <wp:wrapTight wrapText="bothSides">
                <wp:wrapPolygon edited="0">
                  <wp:start x="0" y="0"/>
                  <wp:lineTo x="0" y="20250"/>
                  <wp:lineTo x="21154" y="20250"/>
                  <wp:lineTo x="211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2705" cy="40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662F0D3C" w14:textId="77777777" w:rsidR="00A25763" w:rsidRDefault="00A25763" w:rsidP="0011357A">
      <w:pPr>
        <w:jc w:val="both"/>
        <w:rPr>
          <w:ins w:id="138" w:author="Naveed Sharief" w:date="2023-04-25T01:41:00Z"/>
          <w:b/>
          <w:bCs/>
          <w:sz w:val="24"/>
          <w:szCs w:val="24"/>
        </w:rPr>
      </w:pPr>
      <w:ins w:id="139" w:author="Naveed Sharief" w:date="2023-04-25T01:35:00Z">
        <w:r>
          <w:rPr>
            <w:b/>
            <w:bCs/>
            <w:sz w:val="24"/>
            <w:szCs w:val="24"/>
          </w:rPr>
          <w:t>Entropy</w:t>
        </w:r>
      </w:ins>
      <w:ins w:id="140" w:author="Naveed Sharief" w:date="2023-04-25T01:37:00Z">
        <w:r>
          <w:rPr>
            <w:b/>
            <w:bCs/>
            <w:sz w:val="24"/>
            <w:szCs w:val="24"/>
          </w:rPr>
          <w:t xml:space="preserve"> = </w:t>
        </w:r>
      </w:ins>
    </w:p>
    <w:p w14:paraId="361B9A3A" w14:textId="77777777" w:rsidR="00A25763" w:rsidRDefault="00D26E4C" w:rsidP="0011357A">
      <w:pPr>
        <w:jc w:val="both"/>
        <w:rPr>
          <w:ins w:id="141" w:author="Naveed Sharief" w:date="2023-04-25T01:38:00Z"/>
          <w:b/>
          <w:bCs/>
          <w:sz w:val="24"/>
          <w:szCs w:val="24"/>
        </w:rPr>
      </w:pPr>
      <w:ins w:id="142" w:author="Naveed Sharief" w:date="2023-04-25T01:38:00Z">
        <w:r>
          <w:rPr>
            <w:noProof/>
          </w:rPr>
          <w:drawing>
            <wp:anchor distT="0" distB="0" distL="114300" distR="114300" simplePos="0" relativeHeight="251661824" behindDoc="1" locked="0" layoutInCell="1" allowOverlap="1" wp14:anchorId="3CBDE362" wp14:editId="5BC8F32D">
              <wp:simplePos x="0" y="0"/>
              <wp:positionH relativeFrom="column">
                <wp:posOffset>838200</wp:posOffset>
              </wp:positionH>
              <wp:positionV relativeFrom="paragraph">
                <wp:posOffset>189865</wp:posOffset>
              </wp:positionV>
              <wp:extent cx="3377565" cy="287655"/>
              <wp:effectExtent l="0" t="0" r="0" b="0"/>
              <wp:wrapTight wrapText="bothSides">
                <wp:wrapPolygon edited="0">
                  <wp:start x="11574" y="0"/>
                  <wp:lineTo x="0" y="2861"/>
                  <wp:lineTo x="0" y="20026"/>
                  <wp:lineTo x="8284" y="20026"/>
                  <wp:lineTo x="12670" y="20026"/>
                  <wp:lineTo x="21442" y="20026"/>
                  <wp:lineTo x="21442" y="2861"/>
                  <wp:lineTo x="13401" y="0"/>
                  <wp:lineTo x="11574"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3400" t="-6361"/>
                      <a:stretch/>
                    </pic:blipFill>
                    <pic:spPr bwMode="auto">
                      <a:xfrm>
                        <a:off x="0" y="0"/>
                        <a:ext cx="3377565" cy="28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BF87E55" w14:textId="77777777" w:rsidR="00A25763" w:rsidRDefault="00A25763" w:rsidP="0011357A">
      <w:pPr>
        <w:jc w:val="both"/>
        <w:rPr>
          <w:ins w:id="143" w:author="Naveed Sharief" w:date="2023-04-25T01:54:00Z"/>
          <w:b/>
          <w:bCs/>
          <w:sz w:val="24"/>
          <w:szCs w:val="24"/>
        </w:rPr>
      </w:pPr>
      <w:proofErr w:type="gramStart"/>
      <w:ins w:id="144" w:author="Naveed Sharief" w:date="2023-04-25T01:38:00Z">
        <w:r>
          <w:rPr>
            <w:b/>
            <w:bCs/>
            <w:sz w:val="24"/>
            <w:szCs w:val="24"/>
          </w:rPr>
          <w:t>IG(</w:t>
        </w:r>
        <w:proofErr w:type="gramEnd"/>
        <w:r>
          <w:rPr>
            <w:b/>
            <w:bCs/>
            <w:sz w:val="24"/>
            <w:szCs w:val="24"/>
          </w:rPr>
          <w:t xml:space="preserve">T, A) = </w:t>
        </w:r>
      </w:ins>
    </w:p>
    <w:p w14:paraId="671365DB" w14:textId="77777777" w:rsidR="00107BBD" w:rsidRPr="00A25763" w:rsidRDefault="00107BBD" w:rsidP="0011357A">
      <w:pPr>
        <w:jc w:val="both"/>
        <w:rPr>
          <w:sz w:val="24"/>
          <w:szCs w:val="24"/>
          <w:u w:val="single"/>
          <w:rPrChange w:id="145" w:author="Naveed Sharief" w:date="2023-04-25T01:35:00Z">
            <w:rPr>
              <w:sz w:val="24"/>
              <w:szCs w:val="24"/>
            </w:rPr>
          </w:rPrChange>
        </w:rPr>
      </w:pPr>
    </w:p>
    <w:p w14:paraId="6E3780BC" w14:textId="77777777" w:rsidR="00122229" w:rsidRDefault="00122229" w:rsidP="00122229">
      <w:pPr>
        <w:pStyle w:val="Heading2"/>
        <w:numPr>
          <w:ilvl w:val="0"/>
          <w:numId w:val="0"/>
        </w:numPr>
      </w:pPr>
      <w:r>
        <w:t>4.1.4</w:t>
      </w:r>
      <w:ins w:id="146" w:author="Naveed Sharief" w:date="2023-04-25T02:14:00Z">
        <w:r w:rsidR="00E8458F">
          <w:tab/>
        </w:r>
      </w:ins>
      <w:del w:id="147" w:author="Naveed Sharief" w:date="2023-04-25T02:14:00Z">
        <w:r w:rsidDel="00E8458F">
          <w:delText xml:space="preserve">. </w:delText>
        </w:r>
      </w:del>
      <w:r>
        <w:t>Using Random Forest</w:t>
      </w:r>
    </w:p>
    <w:p w14:paraId="6252A800" w14:textId="77777777" w:rsidR="00107BBD" w:rsidRDefault="00107BBD" w:rsidP="00107BBD">
      <w:pPr>
        <w:pStyle w:val="NormalWeb"/>
        <w:shd w:val="clear" w:color="auto" w:fill="FFFFFF"/>
        <w:spacing w:before="0" w:beforeAutospacing="0" w:after="0" w:afterAutospacing="0" w:line="360" w:lineRule="auto"/>
        <w:jc w:val="both"/>
        <w:rPr>
          <w:ins w:id="148" w:author="Naveed Sharief" w:date="2023-04-25T02:00:00Z"/>
          <w:rFonts w:eastAsia="ff1"/>
          <w:color w:val="000000"/>
          <w:shd w:val="clear" w:color="auto" w:fill="FFFFFF"/>
          <w:lang w:eastAsia="zh-CN"/>
        </w:rPr>
      </w:pPr>
      <w:ins w:id="149" w:author="Naveed Sharief" w:date="2023-04-25T01:56:00Z">
        <w:r>
          <w:rPr>
            <w:rFonts w:eastAsia="ff1"/>
            <w:color w:val="000000"/>
            <w:shd w:val="clear" w:color="auto" w:fill="FFFFFF"/>
            <w:lang w:eastAsia="zh-CN"/>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w:t>
        </w:r>
      </w:ins>
    </w:p>
    <w:p w14:paraId="18040402" w14:textId="77777777" w:rsidR="005F13BC" w:rsidDel="00107BBD" w:rsidRDefault="00107BBD" w:rsidP="00107BBD">
      <w:pPr>
        <w:pStyle w:val="NormalWeb"/>
        <w:shd w:val="clear" w:color="auto" w:fill="FFFFFF"/>
        <w:spacing w:before="0" w:beforeAutospacing="0" w:after="0" w:afterAutospacing="0" w:line="360" w:lineRule="auto"/>
        <w:jc w:val="both"/>
        <w:rPr>
          <w:del w:id="150" w:author="Naveed Sharief" w:date="2023-04-25T01:55:00Z"/>
          <w:rFonts w:eastAsia="ff1"/>
          <w:color w:val="000000"/>
          <w:shd w:val="clear" w:color="auto" w:fill="FFFFFF"/>
          <w:lang w:eastAsia="zh-CN"/>
        </w:rPr>
      </w:pPr>
      <w:ins w:id="151" w:author="Naveed Sharief" w:date="2023-04-25T01:59:00Z">
        <w:r>
          <w:rPr>
            <w:noProof/>
          </w:rPr>
          <w:drawing>
            <wp:anchor distT="0" distB="0" distL="114300" distR="114300" simplePos="0" relativeHeight="251663872" behindDoc="0" locked="0" layoutInCell="1" allowOverlap="1" wp14:anchorId="2AF5D0C9" wp14:editId="61DB9D1F">
              <wp:simplePos x="0" y="0"/>
              <wp:positionH relativeFrom="column">
                <wp:posOffset>750842</wp:posOffset>
              </wp:positionH>
              <wp:positionV relativeFrom="paragraph">
                <wp:posOffset>1434374</wp:posOffset>
              </wp:positionV>
              <wp:extent cx="4212590" cy="2807970"/>
              <wp:effectExtent l="0" t="0" r="0" b="0"/>
              <wp:wrapTopAndBottom/>
              <wp:docPr id="5" name="Picture 5" descr="WhatsApp Image 2023-04-24 at 19.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3-04-24 at 19.05.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12590" cy="2807970"/>
                      </a:xfrm>
                      <a:prstGeom prst="rect">
                        <a:avLst/>
                      </a:prstGeom>
                    </pic:spPr>
                  </pic:pic>
                </a:graphicData>
              </a:graphic>
              <wp14:sizeRelH relativeFrom="page">
                <wp14:pctWidth>0</wp14:pctWidth>
              </wp14:sizeRelH>
              <wp14:sizeRelV relativeFrom="page">
                <wp14:pctHeight>0</wp14:pctHeight>
              </wp14:sizeRelV>
            </wp:anchor>
          </w:drawing>
        </w:r>
      </w:ins>
      <w:ins w:id="152" w:author="Naveed Sharief" w:date="2023-04-25T01:56:00Z">
        <w:r>
          <w:rPr>
            <w:rFonts w:eastAsia="ff1"/>
            <w:color w:val="000000"/>
            <w:shd w:val="clear" w:color="auto" w:fill="FFFFFF"/>
            <w:lang w:eastAsia="zh-CN"/>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ins>
      <w:ins w:id="153" w:author="Naveed Sharief" w:date="2023-04-25T01:57:00Z">
        <w:r>
          <w:rPr>
            <w:rFonts w:eastAsia="ff1"/>
            <w:color w:val="000000"/>
            <w:shd w:val="clear" w:color="auto" w:fill="FFFFFF"/>
            <w:lang w:eastAsia="zh-CN"/>
          </w:rPr>
          <w:t>.</w:t>
        </w:r>
      </w:ins>
      <w:del w:id="154" w:author="Naveed Sharief" w:date="2023-04-25T01:56:00Z">
        <w:r w:rsidR="00122229" w:rsidRPr="00107BBD" w:rsidDel="00107BBD">
          <w:delText xml:space="preserve">Random Forest is a popular machine learning algorithm that belongs to the supervised learning technique. </w:delText>
        </w:r>
      </w:del>
    </w:p>
    <w:p w14:paraId="6D1A8BCD" w14:textId="77777777" w:rsidR="00107BBD" w:rsidRDefault="00107BBD" w:rsidP="00107BBD">
      <w:pPr>
        <w:pStyle w:val="NormalWeb"/>
        <w:shd w:val="clear" w:color="auto" w:fill="FFFFFF"/>
        <w:spacing w:before="0" w:beforeAutospacing="0" w:after="0" w:afterAutospacing="0" w:line="360" w:lineRule="auto"/>
        <w:jc w:val="both"/>
        <w:rPr>
          <w:ins w:id="155" w:author="Naveed Sharief" w:date="2023-04-25T01:59:00Z"/>
          <w:rFonts w:eastAsia="ff1"/>
          <w:color w:val="000000"/>
          <w:shd w:val="clear" w:color="auto" w:fill="FFFFFF"/>
          <w:lang w:eastAsia="zh-CN"/>
        </w:rPr>
      </w:pPr>
    </w:p>
    <w:p w14:paraId="2E7237D4" w14:textId="77777777" w:rsidR="00107BBD" w:rsidRDefault="00107BBD" w:rsidP="00107BBD">
      <w:pPr>
        <w:pStyle w:val="NormalWeb"/>
        <w:shd w:val="clear" w:color="auto" w:fill="FFFFFF"/>
        <w:spacing w:before="0" w:beforeAutospacing="0" w:after="0" w:afterAutospacing="0" w:line="360" w:lineRule="auto"/>
        <w:jc w:val="both"/>
        <w:rPr>
          <w:ins w:id="156" w:author="Naveed Sharief" w:date="2023-04-25T01:57:00Z"/>
          <w:rFonts w:eastAsia="ff1"/>
          <w:color w:val="000000"/>
          <w:shd w:val="clear" w:color="auto" w:fill="FFFFFF"/>
          <w:lang w:eastAsia="zh-CN"/>
        </w:rPr>
      </w:pPr>
    </w:p>
    <w:p w14:paraId="6ED47955" w14:textId="77777777" w:rsidR="00107BBD" w:rsidRDefault="00107BBD" w:rsidP="00107BBD">
      <w:pPr>
        <w:shd w:val="clear" w:color="auto" w:fill="FFFFFF"/>
        <w:jc w:val="both"/>
        <w:rPr>
          <w:ins w:id="157" w:author="Naveed Sharief" w:date="2023-04-25T01:57:00Z"/>
          <w:rFonts w:eastAsia="ff1"/>
          <w:color w:val="000000"/>
          <w:sz w:val="24"/>
          <w:szCs w:val="24"/>
          <w:shd w:val="clear" w:color="auto" w:fill="FFFFFF"/>
          <w:lang w:eastAsia="zh-CN"/>
        </w:rPr>
      </w:pPr>
      <w:ins w:id="158" w:author="Naveed Sharief" w:date="2023-04-25T01:57:00Z">
        <w:r>
          <w:rPr>
            <w:rFonts w:eastAsia="ff1"/>
            <w:color w:val="000000"/>
            <w:sz w:val="24"/>
            <w:szCs w:val="24"/>
            <w:shd w:val="clear" w:color="auto" w:fill="FFFFFF"/>
            <w:lang w:eastAsia="zh-CN"/>
          </w:rPr>
          <w:lastRenderedPageBreak/>
          <w:t>Random Forest works in two-phase first is to create the random forest by combining N decision tree, and second is to make predictions for each tree created in the first phase.</w:t>
        </w:r>
      </w:ins>
    </w:p>
    <w:p w14:paraId="683FB05B" w14:textId="77777777" w:rsidR="00107BBD" w:rsidRDefault="00107BBD" w:rsidP="00107BBD">
      <w:pPr>
        <w:shd w:val="clear" w:color="auto" w:fill="FFFFFF"/>
        <w:jc w:val="both"/>
        <w:rPr>
          <w:ins w:id="159" w:author="Naveed Sharief" w:date="2023-04-25T01:57:00Z"/>
          <w:rFonts w:eastAsia="ff1"/>
          <w:color w:val="000000"/>
          <w:sz w:val="24"/>
          <w:szCs w:val="24"/>
          <w:shd w:val="clear" w:color="auto" w:fill="FFFFFF"/>
          <w:lang w:eastAsia="zh-CN"/>
        </w:rPr>
      </w:pPr>
      <w:ins w:id="160" w:author="Naveed Sharief" w:date="2023-04-25T01:57:00Z">
        <w:r>
          <w:rPr>
            <w:rFonts w:eastAsia="ff1"/>
            <w:color w:val="000000"/>
            <w:sz w:val="24"/>
            <w:szCs w:val="24"/>
            <w:shd w:val="clear" w:color="auto" w:fill="FFFFFF"/>
            <w:lang w:eastAsia="zh-CN"/>
          </w:rPr>
          <w:t>The Working process can be explained in the below steps and diagram:</w:t>
        </w:r>
      </w:ins>
    </w:p>
    <w:p w14:paraId="6E5D8446" w14:textId="77777777" w:rsidR="00107BBD" w:rsidRDefault="00107BBD" w:rsidP="00107BBD">
      <w:pPr>
        <w:shd w:val="clear" w:color="auto" w:fill="FFFFFF"/>
        <w:jc w:val="both"/>
        <w:rPr>
          <w:ins w:id="161" w:author="Naveed Sharief" w:date="2023-04-25T01:57:00Z"/>
          <w:rFonts w:eastAsia="ff1"/>
          <w:color w:val="000000"/>
          <w:sz w:val="24"/>
          <w:szCs w:val="24"/>
          <w:shd w:val="clear" w:color="auto" w:fill="FFFFFF"/>
          <w:lang w:eastAsia="zh-CN"/>
        </w:rPr>
      </w:pPr>
      <w:ins w:id="162" w:author="Naveed Sharief" w:date="2023-04-25T01:57:00Z">
        <w:r w:rsidRPr="00107BBD">
          <w:rPr>
            <w:rFonts w:eastAsia="ff1"/>
            <w:b/>
            <w:bCs/>
            <w:color w:val="000000"/>
            <w:sz w:val="24"/>
            <w:szCs w:val="24"/>
            <w:shd w:val="clear" w:color="auto" w:fill="FFFFFF"/>
            <w:lang w:eastAsia="zh-CN"/>
            <w:rPrChange w:id="163" w:author="Naveed Sharief" w:date="2023-04-25T01:58:00Z">
              <w:rPr>
                <w:rFonts w:eastAsia="ff1"/>
                <w:color w:val="000000"/>
                <w:sz w:val="24"/>
                <w:szCs w:val="24"/>
                <w:shd w:val="clear" w:color="auto" w:fill="FFFFFF"/>
                <w:lang w:eastAsia="zh-CN"/>
              </w:rPr>
            </w:rPrChange>
          </w:rPr>
          <w:t>Step-1:</w:t>
        </w:r>
        <w:r>
          <w:rPr>
            <w:rFonts w:eastAsia="ff1"/>
            <w:color w:val="000000"/>
            <w:sz w:val="24"/>
            <w:szCs w:val="24"/>
            <w:shd w:val="clear" w:color="auto" w:fill="FFFFFF"/>
            <w:lang w:eastAsia="zh-CN"/>
          </w:rPr>
          <w:t xml:space="preserve"> Select random K data points from the training set.</w:t>
        </w:r>
      </w:ins>
    </w:p>
    <w:p w14:paraId="14A85CE1" w14:textId="77777777" w:rsidR="00107BBD" w:rsidRDefault="00107BBD" w:rsidP="00107BBD">
      <w:pPr>
        <w:shd w:val="clear" w:color="auto" w:fill="FFFFFF"/>
        <w:jc w:val="both"/>
        <w:rPr>
          <w:ins w:id="164" w:author="Naveed Sharief" w:date="2023-04-25T01:57:00Z"/>
          <w:rFonts w:eastAsia="ff1"/>
          <w:color w:val="000000"/>
          <w:sz w:val="24"/>
          <w:szCs w:val="24"/>
          <w:shd w:val="clear" w:color="auto" w:fill="FFFFFF"/>
          <w:lang w:eastAsia="zh-CN"/>
        </w:rPr>
      </w:pPr>
      <w:ins w:id="165" w:author="Naveed Sharief" w:date="2023-04-25T01:57:00Z">
        <w:r w:rsidRPr="00107BBD">
          <w:rPr>
            <w:rFonts w:eastAsia="ff1"/>
            <w:b/>
            <w:bCs/>
            <w:color w:val="000000"/>
            <w:sz w:val="24"/>
            <w:szCs w:val="24"/>
            <w:shd w:val="clear" w:color="auto" w:fill="FFFFFF"/>
            <w:lang w:eastAsia="zh-CN"/>
            <w:rPrChange w:id="166" w:author="Naveed Sharief" w:date="2023-04-25T01:58:00Z">
              <w:rPr>
                <w:rFonts w:eastAsia="ff1"/>
                <w:color w:val="000000"/>
                <w:sz w:val="24"/>
                <w:szCs w:val="24"/>
                <w:shd w:val="clear" w:color="auto" w:fill="FFFFFF"/>
                <w:lang w:eastAsia="zh-CN"/>
              </w:rPr>
            </w:rPrChange>
          </w:rPr>
          <w:t>Step-2:</w:t>
        </w:r>
        <w:r>
          <w:rPr>
            <w:rFonts w:eastAsia="ff1"/>
            <w:color w:val="000000"/>
            <w:sz w:val="24"/>
            <w:szCs w:val="24"/>
            <w:shd w:val="clear" w:color="auto" w:fill="FFFFFF"/>
            <w:lang w:eastAsia="zh-CN"/>
          </w:rPr>
          <w:t xml:space="preserve"> Build the decision trees associated with the selected data points (Subsets).</w:t>
        </w:r>
      </w:ins>
    </w:p>
    <w:p w14:paraId="19FFE980" w14:textId="77777777" w:rsidR="00107BBD" w:rsidRDefault="00107BBD" w:rsidP="00107BBD">
      <w:pPr>
        <w:shd w:val="clear" w:color="auto" w:fill="FFFFFF"/>
        <w:jc w:val="both"/>
        <w:rPr>
          <w:ins w:id="167" w:author="Naveed Sharief" w:date="2023-04-25T01:57:00Z"/>
          <w:rFonts w:eastAsia="ff1"/>
          <w:color w:val="000000"/>
          <w:sz w:val="24"/>
          <w:szCs w:val="24"/>
          <w:shd w:val="clear" w:color="auto" w:fill="FFFFFF"/>
          <w:lang w:eastAsia="zh-CN"/>
        </w:rPr>
      </w:pPr>
      <w:ins w:id="168" w:author="Naveed Sharief" w:date="2023-04-25T01:57:00Z">
        <w:r w:rsidRPr="00107BBD">
          <w:rPr>
            <w:rFonts w:eastAsia="ff1"/>
            <w:b/>
            <w:bCs/>
            <w:color w:val="000000"/>
            <w:sz w:val="24"/>
            <w:szCs w:val="24"/>
            <w:shd w:val="clear" w:color="auto" w:fill="FFFFFF"/>
            <w:lang w:eastAsia="zh-CN"/>
            <w:rPrChange w:id="169" w:author="Naveed Sharief" w:date="2023-04-25T01:58:00Z">
              <w:rPr>
                <w:rFonts w:eastAsia="ff1"/>
                <w:color w:val="000000"/>
                <w:sz w:val="24"/>
                <w:szCs w:val="24"/>
                <w:shd w:val="clear" w:color="auto" w:fill="FFFFFF"/>
                <w:lang w:eastAsia="zh-CN"/>
              </w:rPr>
            </w:rPrChange>
          </w:rPr>
          <w:t>Step-3:</w:t>
        </w:r>
        <w:r>
          <w:rPr>
            <w:rFonts w:eastAsia="ff1"/>
            <w:color w:val="000000"/>
            <w:sz w:val="24"/>
            <w:szCs w:val="24"/>
            <w:shd w:val="clear" w:color="auto" w:fill="FFFFFF"/>
            <w:lang w:eastAsia="zh-CN"/>
          </w:rPr>
          <w:t xml:space="preserve"> Choose the number N for decision trees that you want to build.</w:t>
        </w:r>
      </w:ins>
    </w:p>
    <w:p w14:paraId="09AD8B1A" w14:textId="77777777" w:rsidR="00107BBD" w:rsidRDefault="00107BBD" w:rsidP="00107BBD">
      <w:pPr>
        <w:shd w:val="clear" w:color="auto" w:fill="FFFFFF"/>
        <w:jc w:val="both"/>
        <w:rPr>
          <w:ins w:id="170" w:author="Naveed Sharief" w:date="2023-04-25T01:57:00Z"/>
          <w:rFonts w:eastAsia="ff1"/>
          <w:color w:val="000000"/>
          <w:sz w:val="24"/>
          <w:szCs w:val="24"/>
          <w:shd w:val="clear" w:color="auto" w:fill="FFFFFF"/>
          <w:lang w:eastAsia="zh-CN"/>
        </w:rPr>
      </w:pPr>
      <w:ins w:id="171" w:author="Naveed Sharief" w:date="2023-04-25T01:57:00Z">
        <w:r w:rsidRPr="00107BBD">
          <w:rPr>
            <w:rFonts w:eastAsia="ff1"/>
            <w:b/>
            <w:bCs/>
            <w:color w:val="000000"/>
            <w:sz w:val="24"/>
            <w:szCs w:val="24"/>
            <w:shd w:val="clear" w:color="auto" w:fill="FFFFFF"/>
            <w:lang w:eastAsia="zh-CN"/>
            <w:rPrChange w:id="172" w:author="Naveed Sharief" w:date="2023-04-25T01:58:00Z">
              <w:rPr>
                <w:rFonts w:eastAsia="ff1"/>
                <w:color w:val="000000"/>
                <w:sz w:val="24"/>
                <w:szCs w:val="24"/>
                <w:shd w:val="clear" w:color="auto" w:fill="FFFFFF"/>
                <w:lang w:eastAsia="zh-CN"/>
              </w:rPr>
            </w:rPrChange>
          </w:rPr>
          <w:t>Step-4:</w:t>
        </w:r>
        <w:r>
          <w:rPr>
            <w:rFonts w:eastAsia="ff1"/>
            <w:color w:val="000000"/>
            <w:sz w:val="24"/>
            <w:szCs w:val="24"/>
            <w:shd w:val="clear" w:color="auto" w:fill="FFFFFF"/>
            <w:lang w:eastAsia="zh-CN"/>
          </w:rPr>
          <w:t xml:space="preserve"> Repeat Step 1 &amp; 2.</w:t>
        </w:r>
      </w:ins>
    </w:p>
    <w:p w14:paraId="61BE0F61" w14:textId="77777777" w:rsidR="00122229" w:rsidRPr="00107BBD" w:rsidDel="00107BBD" w:rsidRDefault="00107BBD">
      <w:pPr>
        <w:shd w:val="clear" w:color="auto" w:fill="FFFFFF"/>
        <w:jc w:val="both"/>
        <w:rPr>
          <w:del w:id="173" w:author="Naveed Sharief" w:date="2023-04-25T01:55:00Z"/>
          <w:rFonts w:eastAsia="ff1"/>
          <w:color w:val="000000"/>
          <w:shd w:val="clear" w:color="auto" w:fill="FFFFFF"/>
          <w:lang w:eastAsia="zh-CN"/>
          <w:rPrChange w:id="174" w:author="Naveed Sharief" w:date="2023-04-25T02:02:00Z">
            <w:rPr>
              <w:del w:id="175" w:author="Naveed Sharief" w:date="2023-04-25T01:55:00Z"/>
            </w:rPr>
          </w:rPrChange>
        </w:rPr>
        <w:pPrChange w:id="176" w:author="Naveed Sharief" w:date="2023-04-25T02:02:00Z">
          <w:pPr>
            <w:pStyle w:val="NormalWeb"/>
            <w:numPr>
              <w:numId w:val="23"/>
            </w:numPr>
            <w:shd w:val="clear" w:color="auto" w:fill="FFFFFF"/>
            <w:ind w:left="720" w:hanging="360"/>
            <w:jc w:val="both"/>
          </w:pPr>
        </w:pPrChange>
      </w:pPr>
      <w:ins w:id="177" w:author="Naveed Sharief" w:date="2023-04-25T01:57:00Z">
        <w:r w:rsidRPr="00107BBD">
          <w:rPr>
            <w:rFonts w:eastAsia="ff1"/>
            <w:b/>
            <w:bCs/>
            <w:color w:val="000000"/>
            <w:sz w:val="24"/>
            <w:szCs w:val="24"/>
            <w:shd w:val="clear" w:color="auto" w:fill="FFFFFF"/>
            <w:lang w:eastAsia="zh-CN"/>
            <w:rPrChange w:id="178" w:author="Naveed Sharief" w:date="2023-04-25T01:58:00Z">
              <w:rPr>
                <w:rFonts w:eastAsia="ff1"/>
                <w:color w:val="000000"/>
                <w:shd w:val="clear" w:color="auto" w:fill="FFFFFF"/>
                <w:lang w:eastAsia="zh-CN"/>
              </w:rPr>
            </w:rPrChange>
          </w:rPr>
          <w:t>Step-5:</w:t>
        </w:r>
        <w:r>
          <w:rPr>
            <w:rFonts w:eastAsia="ff1"/>
            <w:color w:val="000000"/>
            <w:sz w:val="24"/>
            <w:szCs w:val="24"/>
            <w:shd w:val="clear" w:color="auto" w:fill="FFFFFF"/>
            <w:lang w:eastAsia="zh-CN"/>
          </w:rPr>
          <w:t xml:space="preserve"> For new data points, find the predictions of each decision tree, and assign the new data points to the category that wins the majority votes.</w:t>
        </w:r>
      </w:ins>
      <w:del w:id="179" w:author="Naveed Sharief" w:date="2023-04-25T01:56:00Z">
        <w:r w:rsidR="00122229" w:rsidRPr="00107BBD" w:rsidDel="00107BBD">
          <w:delText xml:space="preserve">It can be used for both Classification and Regression problems in ML. </w:delText>
        </w:r>
      </w:del>
    </w:p>
    <w:p w14:paraId="5360D926" w14:textId="77777777" w:rsidR="00122229" w:rsidRPr="00107BBD" w:rsidDel="00107BBD" w:rsidRDefault="00122229">
      <w:pPr>
        <w:jc w:val="both"/>
        <w:rPr>
          <w:del w:id="180" w:author="Naveed Sharief" w:date="2023-04-25T01:56:00Z"/>
        </w:rPr>
        <w:pPrChange w:id="181" w:author="Naveed Sharief" w:date="2023-04-25T02:02:00Z">
          <w:pPr>
            <w:pStyle w:val="NormalWeb"/>
            <w:numPr>
              <w:numId w:val="23"/>
            </w:numPr>
            <w:shd w:val="clear" w:color="auto" w:fill="FFFFFF"/>
            <w:ind w:left="720" w:hanging="360"/>
            <w:jc w:val="both"/>
          </w:pPr>
        </w:pPrChange>
      </w:pPr>
      <w:del w:id="182" w:author="Naveed Sharief" w:date="2023-04-25T01:56:00Z">
        <w:r w:rsidRPr="00107BBD" w:rsidDel="00107BBD">
          <w:delText>It is based on the concept of </w:delText>
        </w:r>
        <w:r w:rsidRPr="00107BBD" w:rsidDel="00107BBD">
          <w:rPr>
            <w:rStyle w:val="Strong"/>
          </w:rPr>
          <w:delText>ensemble learning,</w:delText>
        </w:r>
        <w:r w:rsidRPr="00107BBD" w:rsidDel="00107BBD">
          <w:delText> which is a process of </w:delText>
        </w:r>
        <w:r w:rsidRPr="00107BBD" w:rsidDel="00107BBD">
          <w:rPr>
            <w:rStyle w:val="Emphasis"/>
          </w:rPr>
          <w:delText>combining multiple classifiers to solve a complex problem and to improve the performance of the model.</w:delText>
        </w:r>
      </w:del>
    </w:p>
    <w:p w14:paraId="457769A3" w14:textId="77777777" w:rsidR="00122229" w:rsidRPr="00107BBD" w:rsidDel="00107BBD" w:rsidRDefault="00122229">
      <w:pPr>
        <w:jc w:val="both"/>
        <w:rPr>
          <w:del w:id="183" w:author="Naveed Sharief" w:date="2023-04-25T01:56:00Z"/>
        </w:rPr>
        <w:pPrChange w:id="184" w:author="Naveed Sharief" w:date="2023-04-25T02:02:00Z">
          <w:pPr>
            <w:pStyle w:val="NormalWeb"/>
            <w:numPr>
              <w:numId w:val="23"/>
            </w:numPr>
            <w:shd w:val="clear" w:color="auto" w:fill="FFFFFF"/>
            <w:ind w:left="720" w:hanging="360"/>
            <w:jc w:val="both"/>
          </w:pPr>
        </w:pPrChange>
      </w:pPr>
      <w:del w:id="185" w:author="Naveed Sharief" w:date="2023-04-25T01:56:00Z">
        <w:r w:rsidRPr="00107BBD" w:rsidDel="00107BBD">
          <w:delText>As the name suggests, </w:delText>
        </w:r>
        <w:r w:rsidRPr="00107BBD" w:rsidDel="00107BBD">
          <w:rPr>
            <w:rStyle w:val="Strong"/>
          </w:rPr>
          <w:delText>"Random Forest is a classifier that contains a number of decision trees on various subsets of the given dataset and takes the average to improve the predictive accuracy of that dataset."</w:delText>
        </w:r>
        <w:r w:rsidRPr="00107BBD" w:rsidDel="00107BBD">
          <w:delText> </w:delText>
        </w:r>
      </w:del>
    </w:p>
    <w:p w14:paraId="111C5C19" w14:textId="77777777" w:rsidR="00107BBD" w:rsidRPr="005F13BC" w:rsidDel="00107BBD" w:rsidRDefault="005F13BC">
      <w:pPr>
        <w:jc w:val="both"/>
        <w:rPr>
          <w:del w:id="186" w:author="Naveed Sharief" w:date="2023-04-25T01:57:00Z"/>
        </w:rPr>
        <w:pPrChange w:id="187" w:author="Naveed Sharief" w:date="2023-04-25T02:02:00Z">
          <w:pPr>
            <w:pStyle w:val="NormalWeb"/>
            <w:numPr>
              <w:numId w:val="23"/>
            </w:numPr>
            <w:shd w:val="clear" w:color="auto" w:fill="FFFFFF"/>
            <w:ind w:left="720" w:hanging="360"/>
            <w:jc w:val="both"/>
          </w:pPr>
        </w:pPrChange>
      </w:pPr>
      <w:del w:id="188" w:author="Naveed Sharief" w:date="2023-04-25T01:56:00Z">
        <w:r w:rsidRPr="00107BBD" w:rsidDel="00107BBD">
          <w:rPr>
            <w:noProof/>
          </w:rPr>
          <w:drawing>
            <wp:anchor distT="0" distB="0" distL="114300" distR="114300" simplePos="0" relativeHeight="251655680" behindDoc="0" locked="0" layoutInCell="1" allowOverlap="1" wp14:anchorId="29D143A7" wp14:editId="07829963">
              <wp:simplePos x="0" y="0"/>
              <wp:positionH relativeFrom="column">
                <wp:posOffset>0</wp:posOffset>
              </wp:positionH>
              <wp:positionV relativeFrom="paragraph">
                <wp:posOffset>757283</wp:posOffset>
              </wp:positionV>
              <wp:extent cx="5715000" cy="3810000"/>
              <wp:effectExtent l="0" t="0" r="0" b="0"/>
              <wp:wrapTopAndBottom/>
              <wp:docPr id="20" name="Picture 2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anchor>
          </w:drawing>
        </w:r>
        <w:r w:rsidR="00122229" w:rsidRPr="00107BBD" w:rsidDel="00107BBD">
          <w:delText>Instead of relying on one decision tree, the random forest takes the prediction from each tree and based on the majority votes of predictions, and it predicts the final output.</w:delText>
        </w:r>
      </w:del>
    </w:p>
    <w:p w14:paraId="0805E24F" w14:textId="77777777" w:rsidR="00122229" w:rsidDel="00107BBD" w:rsidRDefault="00122229">
      <w:pPr>
        <w:jc w:val="both"/>
        <w:rPr>
          <w:del w:id="189" w:author="Naveed Sharief" w:date="2023-04-25T01:57:00Z"/>
        </w:rPr>
        <w:pPrChange w:id="190" w:author="Naveed Sharief" w:date="2023-04-25T02:02:00Z">
          <w:pPr>
            <w:pStyle w:val="Heading2"/>
            <w:numPr>
              <w:ilvl w:val="0"/>
              <w:numId w:val="0"/>
            </w:numPr>
            <w:ind w:left="0" w:firstLine="0"/>
          </w:pPr>
        </w:pPrChange>
      </w:pPr>
    </w:p>
    <w:p w14:paraId="64C79F27" w14:textId="77777777" w:rsidR="00831309" w:rsidDel="00107BBD" w:rsidRDefault="00831309">
      <w:pPr>
        <w:jc w:val="both"/>
        <w:rPr>
          <w:del w:id="191" w:author="Naveed Sharief" w:date="2023-04-25T01:57:00Z"/>
        </w:rPr>
        <w:pPrChange w:id="192" w:author="Naveed Sharief" w:date="2023-04-25T02:02:00Z">
          <w:pPr>
            <w:pStyle w:val="Heading2"/>
            <w:numPr>
              <w:ilvl w:val="0"/>
              <w:numId w:val="0"/>
            </w:numPr>
            <w:ind w:left="0" w:firstLine="0"/>
          </w:pPr>
        </w:pPrChange>
      </w:pPr>
    </w:p>
    <w:p w14:paraId="59318CAF" w14:textId="77777777" w:rsidR="00831309" w:rsidDel="00107BBD" w:rsidRDefault="00831309">
      <w:pPr>
        <w:jc w:val="both"/>
        <w:rPr>
          <w:del w:id="193" w:author="Naveed Sharief" w:date="2023-04-25T01:57:00Z"/>
        </w:rPr>
        <w:pPrChange w:id="194" w:author="Naveed Sharief" w:date="2023-04-25T02:02:00Z">
          <w:pPr>
            <w:pStyle w:val="Heading2"/>
            <w:numPr>
              <w:ilvl w:val="0"/>
              <w:numId w:val="0"/>
            </w:numPr>
            <w:ind w:left="0" w:firstLine="0"/>
          </w:pPr>
        </w:pPrChange>
      </w:pPr>
    </w:p>
    <w:p w14:paraId="5CEEF688" w14:textId="77777777" w:rsidR="00831309" w:rsidDel="00107BBD" w:rsidRDefault="00831309">
      <w:pPr>
        <w:jc w:val="both"/>
        <w:rPr>
          <w:del w:id="195" w:author="Naveed Sharief" w:date="2023-04-25T01:57:00Z"/>
        </w:rPr>
        <w:pPrChange w:id="196" w:author="Naveed Sharief" w:date="2023-04-25T02:02:00Z">
          <w:pPr>
            <w:pStyle w:val="Heading2"/>
            <w:numPr>
              <w:ilvl w:val="0"/>
              <w:numId w:val="0"/>
            </w:numPr>
            <w:ind w:left="0" w:firstLine="0"/>
          </w:pPr>
        </w:pPrChange>
      </w:pPr>
    </w:p>
    <w:p w14:paraId="56749AE5" w14:textId="77777777" w:rsidR="00831309" w:rsidDel="00107BBD" w:rsidRDefault="00831309">
      <w:pPr>
        <w:jc w:val="both"/>
        <w:rPr>
          <w:del w:id="197" w:author="Naveed Sharief" w:date="2023-04-25T01:57:00Z"/>
        </w:rPr>
        <w:pPrChange w:id="198" w:author="Naveed Sharief" w:date="2023-04-25T02:02:00Z">
          <w:pPr>
            <w:pStyle w:val="Heading2"/>
            <w:numPr>
              <w:ilvl w:val="0"/>
              <w:numId w:val="0"/>
            </w:numPr>
            <w:ind w:left="0" w:firstLine="0"/>
          </w:pPr>
        </w:pPrChange>
      </w:pPr>
    </w:p>
    <w:p w14:paraId="526714B6" w14:textId="77777777" w:rsidR="00831309" w:rsidDel="00107BBD" w:rsidRDefault="00831309">
      <w:pPr>
        <w:jc w:val="both"/>
        <w:rPr>
          <w:del w:id="199" w:author="Naveed Sharief" w:date="2023-04-25T02:00:00Z"/>
        </w:rPr>
        <w:pPrChange w:id="200" w:author="Naveed Sharief" w:date="2023-04-25T02:02:00Z">
          <w:pPr>
            <w:pStyle w:val="Heading2"/>
            <w:numPr>
              <w:ilvl w:val="0"/>
              <w:numId w:val="0"/>
            </w:numPr>
            <w:ind w:left="0" w:firstLine="0"/>
          </w:pPr>
        </w:pPrChange>
      </w:pPr>
    </w:p>
    <w:p w14:paraId="57927BEF" w14:textId="77777777" w:rsidR="00D934B7" w:rsidRDefault="00D934B7">
      <w:pPr>
        <w:jc w:val="both"/>
        <w:pPrChange w:id="201" w:author="Naveed Sharief" w:date="2023-04-25T02:02:00Z">
          <w:pPr>
            <w:pStyle w:val="Heading2"/>
            <w:numPr>
              <w:ilvl w:val="0"/>
              <w:numId w:val="0"/>
            </w:numPr>
            <w:ind w:left="0" w:firstLine="0"/>
          </w:pPr>
        </w:pPrChange>
      </w:pPr>
    </w:p>
    <w:p w14:paraId="29A9564B" w14:textId="77777777" w:rsidR="00122229" w:rsidRDefault="00122229" w:rsidP="00122229">
      <w:pPr>
        <w:pStyle w:val="Heading2"/>
        <w:numPr>
          <w:ilvl w:val="0"/>
          <w:numId w:val="0"/>
        </w:numPr>
      </w:pPr>
      <w:r>
        <w:t>4.1.5</w:t>
      </w:r>
      <w:ins w:id="202" w:author="Naveed Sharief" w:date="2023-04-25T02:14:00Z">
        <w:r w:rsidR="00E8458F">
          <w:tab/>
        </w:r>
      </w:ins>
      <w:del w:id="203" w:author="Naveed Sharief" w:date="2023-04-25T02:14:00Z">
        <w:r w:rsidDel="00E8458F">
          <w:delText xml:space="preserve">. </w:delText>
        </w:r>
      </w:del>
      <w:r>
        <w:t>Using SVM</w:t>
      </w:r>
    </w:p>
    <w:p w14:paraId="6060463F" w14:textId="77777777" w:rsidR="00107BBD" w:rsidRDefault="00107BBD" w:rsidP="00107BBD">
      <w:pPr>
        <w:shd w:val="clear" w:color="auto" w:fill="FFFFFF"/>
        <w:jc w:val="both"/>
        <w:rPr>
          <w:ins w:id="204" w:author="Naveed Sharief" w:date="2023-04-25T02:02:00Z"/>
          <w:rFonts w:eastAsia="ff1"/>
          <w:color w:val="000000"/>
          <w:sz w:val="24"/>
          <w:szCs w:val="24"/>
          <w:shd w:val="clear" w:color="auto" w:fill="FFFFFF"/>
          <w:lang w:eastAsia="zh-CN"/>
        </w:rPr>
      </w:pPr>
      <w:ins w:id="205" w:author="Naveed Sharief" w:date="2023-04-25T02:02:00Z">
        <w:r>
          <w:rPr>
            <w:rFonts w:eastAsia="ff1"/>
            <w:color w:val="000000"/>
            <w:sz w:val="24"/>
            <w:szCs w:val="24"/>
            <w:shd w:val="clear" w:color="auto" w:fill="FFFFFF"/>
            <w:lang w:eastAsia="zh-CN"/>
          </w:rPr>
          <w:t>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as support vectors, and hence algorithm is termed as Support Vector Machine. Hyperplane: There can be multiple lines/decision boundaries to segregate the classes in n-dimensional space, but we need to find out the best decision boundary that helps to classify the data points. This best boundary is known as the hyperplane of SVM.</w:t>
        </w:r>
      </w:ins>
    </w:p>
    <w:p w14:paraId="6873D845" w14:textId="77777777" w:rsidR="00107BBD" w:rsidRDefault="00107BBD" w:rsidP="00107BBD">
      <w:pPr>
        <w:shd w:val="clear" w:color="auto" w:fill="FFFFFF"/>
        <w:jc w:val="both"/>
        <w:rPr>
          <w:ins w:id="206" w:author="Naveed Sharief" w:date="2023-04-25T02:02:00Z"/>
          <w:rFonts w:eastAsia="ff1"/>
          <w:color w:val="000000"/>
          <w:sz w:val="24"/>
          <w:szCs w:val="24"/>
          <w:shd w:val="clear" w:color="auto" w:fill="FFFFFF"/>
          <w:lang w:eastAsia="zh-CN"/>
        </w:rPr>
      </w:pPr>
      <w:ins w:id="207" w:author="Naveed Sharief" w:date="2023-04-25T02:03:00Z">
        <w:r>
          <w:rPr>
            <w:noProof/>
          </w:rPr>
          <w:drawing>
            <wp:anchor distT="0" distB="0" distL="114300" distR="114300" simplePos="0" relativeHeight="251664896" behindDoc="0" locked="0" layoutInCell="1" allowOverlap="1" wp14:anchorId="581890AF" wp14:editId="4127ABFE">
              <wp:simplePos x="0" y="0"/>
              <wp:positionH relativeFrom="column">
                <wp:posOffset>1121048</wp:posOffset>
              </wp:positionH>
              <wp:positionV relativeFrom="paragraph">
                <wp:posOffset>827859</wp:posOffset>
              </wp:positionV>
              <wp:extent cx="3543300" cy="2362200"/>
              <wp:effectExtent l="0" t="0" r="0" b="0"/>
              <wp:wrapTopAndBottom/>
              <wp:docPr id="9" name="Picture 9" descr="WhatsApp Image 2023-04-24 at 19.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4-24 at 19.04.5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43300" cy="2362200"/>
                      </a:xfrm>
                      <a:prstGeom prst="rect">
                        <a:avLst/>
                      </a:prstGeom>
                    </pic:spPr>
                  </pic:pic>
                </a:graphicData>
              </a:graphic>
            </wp:anchor>
          </w:drawing>
        </w:r>
      </w:ins>
      <w:ins w:id="208" w:author="Naveed Sharief" w:date="2023-04-25T02:02:00Z">
        <w:r>
          <w:rPr>
            <w:rFonts w:eastAsia="ff1"/>
            <w:color w:val="000000"/>
            <w:sz w:val="24"/>
            <w:szCs w:val="24"/>
            <w:shd w:val="clear" w:color="auto" w:fill="FFFFFF"/>
            <w:lang w:eastAsia="zh-CN"/>
          </w:rPr>
          <w:t>Support Vectors: The data points or vectors that are the closest to the hyperplane and which affect the position of the hyperplane are termed as Support Vector. Since these vectors support the hyperplane, hence called a Support vector.</w:t>
        </w:r>
      </w:ins>
    </w:p>
    <w:p w14:paraId="3F3CB2CC" w14:textId="77777777" w:rsidR="00107BBD" w:rsidRDefault="00107BBD" w:rsidP="00107BBD">
      <w:pPr>
        <w:shd w:val="clear" w:color="auto" w:fill="FFFFFF"/>
        <w:jc w:val="both"/>
        <w:rPr>
          <w:ins w:id="209" w:author="Naveed Sharief" w:date="2023-04-25T02:03:00Z"/>
          <w:rFonts w:eastAsia="ff1"/>
          <w:color w:val="000000"/>
          <w:sz w:val="24"/>
          <w:szCs w:val="24"/>
          <w:shd w:val="clear" w:color="auto" w:fill="FFFFFF"/>
          <w:lang w:eastAsia="zh-CN"/>
        </w:rPr>
      </w:pPr>
      <w:ins w:id="210" w:author="Naveed Sharief" w:date="2023-04-25T02:03:00Z">
        <w:r>
          <w:rPr>
            <w:rFonts w:eastAsia="ff1"/>
            <w:color w:val="000000"/>
            <w:sz w:val="24"/>
            <w:szCs w:val="24"/>
            <w:shd w:val="clear" w:color="auto" w:fill="FFFFFF"/>
            <w:lang w:eastAsia="zh-CN"/>
          </w:rPr>
          <w:lastRenderedPageBreak/>
          <w:t>The dimensions of the hyperplane depend on the features present in the dataset, which means if there are 2 features (as shown in image), then hyperplane will be a straight line. And if there are 3 features, then hyperplane will be a 2-dimension plane.</w:t>
        </w:r>
      </w:ins>
    </w:p>
    <w:p w14:paraId="16A40CE3" w14:textId="77777777" w:rsidR="00122229" w:rsidRPr="00E42FBC" w:rsidDel="00107BBD" w:rsidRDefault="00107BBD">
      <w:pPr>
        <w:shd w:val="clear" w:color="auto" w:fill="FFFFFF"/>
        <w:jc w:val="both"/>
        <w:rPr>
          <w:del w:id="211" w:author="Naveed Sharief" w:date="2023-04-25T02:02:00Z"/>
          <w:rFonts w:eastAsia="ff1"/>
          <w:color w:val="000000"/>
          <w:shd w:val="clear" w:color="auto" w:fill="FFFFFF"/>
          <w:lang w:eastAsia="zh-CN"/>
          <w:rPrChange w:id="212" w:author="Naveed Sharief" w:date="2023-04-25T02:05:00Z">
            <w:rPr>
              <w:del w:id="213" w:author="Naveed Sharief" w:date="2023-04-25T02:02:00Z"/>
              <w:color w:val="333333"/>
            </w:rPr>
          </w:rPrChange>
        </w:rPr>
        <w:pPrChange w:id="214" w:author="Naveed Sharief" w:date="2023-04-25T02:13:00Z">
          <w:pPr>
            <w:pStyle w:val="NormalWeb"/>
            <w:numPr>
              <w:numId w:val="24"/>
            </w:numPr>
            <w:shd w:val="clear" w:color="auto" w:fill="FFFFFF"/>
            <w:ind w:left="720" w:hanging="360"/>
            <w:jc w:val="both"/>
          </w:pPr>
        </w:pPrChange>
      </w:pPr>
      <w:ins w:id="215" w:author="Naveed Sharief" w:date="2023-04-25T02:03:00Z">
        <w:r>
          <w:rPr>
            <w:rFonts w:eastAsia="ff1"/>
            <w:color w:val="000000"/>
            <w:sz w:val="24"/>
            <w:szCs w:val="24"/>
            <w:shd w:val="clear" w:color="auto" w:fill="FFFFFF"/>
            <w:lang w:eastAsia="zh-CN"/>
          </w:rPr>
          <w:t>We always create a hyperplane that has a maximum margin, which means the maximum distance between the data points.</w:t>
        </w:r>
      </w:ins>
      <w:del w:id="216" w:author="Naveed Sharief" w:date="2023-04-25T02:02:00Z">
        <w:r w:rsidR="00122229" w:rsidRPr="005F13BC" w:rsidDel="00107BBD">
          <w:rPr>
            <w:color w:val="333333"/>
          </w:rPr>
          <w:delText xml:space="preserve">Support Vector Machine or SVM is one of the most popular Supervised Learning algorithms, which is used for Classification as well as Regression problems. </w:delText>
        </w:r>
      </w:del>
    </w:p>
    <w:p w14:paraId="2E8F0C99" w14:textId="77777777" w:rsidR="00122229" w:rsidRPr="005F13BC" w:rsidDel="00107BBD" w:rsidRDefault="00122229">
      <w:pPr>
        <w:jc w:val="both"/>
        <w:rPr>
          <w:del w:id="217" w:author="Naveed Sharief" w:date="2023-04-25T02:02:00Z"/>
          <w:color w:val="333333"/>
        </w:rPr>
        <w:pPrChange w:id="218" w:author="Naveed Sharief" w:date="2023-04-25T02:13:00Z">
          <w:pPr>
            <w:pStyle w:val="NormalWeb"/>
            <w:numPr>
              <w:numId w:val="24"/>
            </w:numPr>
            <w:shd w:val="clear" w:color="auto" w:fill="FFFFFF"/>
            <w:ind w:left="720" w:hanging="360"/>
            <w:jc w:val="both"/>
          </w:pPr>
        </w:pPrChange>
      </w:pPr>
      <w:del w:id="219" w:author="Naveed Sharief" w:date="2023-04-25T02:02:00Z">
        <w:r w:rsidRPr="005F13BC" w:rsidDel="00107BBD">
          <w:rPr>
            <w:color w:val="333333"/>
          </w:rPr>
          <w:delText>However, primarily, it is used for Classification problems in Machine Learning.</w:delText>
        </w:r>
      </w:del>
    </w:p>
    <w:p w14:paraId="40E322E6" w14:textId="77777777" w:rsidR="00122229" w:rsidRPr="005F13BC" w:rsidDel="00107BBD" w:rsidRDefault="00122229">
      <w:pPr>
        <w:jc w:val="both"/>
        <w:rPr>
          <w:del w:id="220" w:author="Naveed Sharief" w:date="2023-04-25T02:02:00Z"/>
          <w:color w:val="333333"/>
        </w:rPr>
        <w:pPrChange w:id="221" w:author="Naveed Sharief" w:date="2023-04-25T02:13:00Z">
          <w:pPr>
            <w:pStyle w:val="NormalWeb"/>
            <w:numPr>
              <w:numId w:val="24"/>
            </w:numPr>
            <w:shd w:val="clear" w:color="auto" w:fill="FFFFFF"/>
            <w:ind w:left="720" w:hanging="360"/>
            <w:jc w:val="both"/>
          </w:pPr>
        </w:pPrChange>
      </w:pPr>
      <w:del w:id="222" w:author="Naveed Sharief" w:date="2023-04-25T02:02:00Z">
        <w:r w:rsidRPr="005F13BC" w:rsidDel="00107BBD">
          <w:rPr>
            <w:color w:val="333333"/>
          </w:rPr>
          <w:delText xml:space="preserve">The goal of the SVM algorithm is to create the best line or decision boundary that can segregate n-dimensional space into classes so that we can easily put the new data point in the correct category in the future. </w:delText>
        </w:r>
      </w:del>
    </w:p>
    <w:p w14:paraId="64BE98CF" w14:textId="77777777" w:rsidR="00122229" w:rsidRPr="005F13BC" w:rsidDel="00107BBD" w:rsidRDefault="00122229">
      <w:pPr>
        <w:jc w:val="both"/>
        <w:rPr>
          <w:del w:id="223" w:author="Naveed Sharief" w:date="2023-04-25T02:02:00Z"/>
          <w:color w:val="333333"/>
        </w:rPr>
        <w:pPrChange w:id="224" w:author="Naveed Sharief" w:date="2023-04-25T02:13:00Z">
          <w:pPr>
            <w:pStyle w:val="NormalWeb"/>
            <w:numPr>
              <w:numId w:val="24"/>
            </w:numPr>
            <w:shd w:val="clear" w:color="auto" w:fill="FFFFFF"/>
            <w:ind w:left="720" w:hanging="360"/>
            <w:jc w:val="both"/>
          </w:pPr>
        </w:pPrChange>
      </w:pPr>
      <w:del w:id="225" w:author="Naveed Sharief" w:date="2023-04-25T02:02:00Z">
        <w:r w:rsidRPr="005F13BC" w:rsidDel="00107BBD">
          <w:rPr>
            <w:color w:val="333333"/>
          </w:rPr>
          <w:delText>This best decision boundary is called a hyperplane.</w:delText>
        </w:r>
      </w:del>
    </w:p>
    <w:p w14:paraId="7EF9336F" w14:textId="77777777" w:rsidR="00122229" w:rsidRPr="005F13BC" w:rsidDel="00107BBD" w:rsidRDefault="00122229">
      <w:pPr>
        <w:jc w:val="both"/>
        <w:rPr>
          <w:del w:id="226" w:author="Naveed Sharief" w:date="2023-04-25T02:02:00Z"/>
          <w:color w:val="333333"/>
        </w:rPr>
        <w:pPrChange w:id="227" w:author="Naveed Sharief" w:date="2023-04-25T02:13:00Z">
          <w:pPr>
            <w:pStyle w:val="NormalWeb"/>
            <w:numPr>
              <w:numId w:val="24"/>
            </w:numPr>
            <w:shd w:val="clear" w:color="auto" w:fill="FFFFFF"/>
            <w:ind w:left="720" w:hanging="360"/>
            <w:jc w:val="both"/>
          </w:pPr>
        </w:pPrChange>
      </w:pPr>
      <w:del w:id="228" w:author="Naveed Sharief" w:date="2023-04-25T02:02:00Z">
        <w:r w:rsidRPr="005F13BC" w:rsidDel="00107BBD">
          <w:rPr>
            <w:color w:val="333333"/>
          </w:rPr>
          <w:delText>SVM chooses the extreme points/vectors that help in creating the hyperplane.</w:delText>
        </w:r>
      </w:del>
    </w:p>
    <w:p w14:paraId="39371B4A" w14:textId="77777777" w:rsidR="00122229" w:rsidRPr="005F13BC" w:rsidDel="00107BBD" w:rsidRDefault="00122229">
      <w:pPr>
        <w:jc w:val="both"/>
        <w:rPr>
          <w:del w:id="229" w:author="Naveed Sharief" w:date="2023-04-25T02:02:00Z"/>
          <w:color w:val="333333"/>
        </w:rPr>
        <w:pPrChange w:id="230" w:author="Naveed Sharief" w:date="2023-04-25T02:13:00Z">
          <w:pPr>
            <w:pStyle w:val="NormalWeb"/>
            <w:numPr>
              <w:numId w:val="24"/>
            </w:numPr>
            <w:shd w:val="clear" w:color="auto" w:fill="FFFFFF"/>
            <w:ind w:left="720" w:hanging="360"/>
            <w:jc w:val="both"/>
          </w:pPr>
        </w:pPrChange>
      </w:pPr>
      <w:del w:id="231" w:author="Naveed Sharief" w:date="2023-04-25T02:02:00Z">
        <w:r w:rsidRPr="005F13BC" w:rsidDel="00107BBD">
          <w:rPr>
            <w:color w:val="333333"/>
          </w:rPr>
          <w:delText>These extreme cases are called as support vectors, and hence algorithm is termed as Support Vector Machine.</w:delText>
        </w:r>
      </w:del>
    </w:p>
    <w:p w14:paraId="121ECA5D" w14:textId="77777777" w:rsidR="00122229" w:rsidRPr="005F13BC" w:rsidDel="00107BBD" w:rsidRDefault="00107BBD">
      <w:pPr>
        <w:jc w:val="both"/>
        <w:rPr>
          <w:del w:id="232" w:author="Naveed Sharief" w:date="2023-04-25T02:01:00Z"/>
          <w:color w:val="333333"/>
        </w:rPr>
        <w:pPrChange w:id="233" w:author="Naveed Sharief" w:date="2023-04-25T02:13:00Z">
          <w:pPr>
            <w:pStyle w:val="NormalWeb"/>
            <w:shd w:val="clear" w:color="auto" w:fill="FFFFFF"/>
            <w:ind w:left="360"/>
            <w:jc w:val="both"/>
          </w:pPr>
        </w:pPrChange>
      </w:pPr>
      <w:del w:id="234" w:author="Naveed Sharief" w:date="2023-04-25T02:02:00Z">
        <w:r w:rsidRPr="005F13BC" w:rsidDel="00107BBD">
          <w:rPr>
            <w:noProof/>
          </w:rPr>
          <w:drawing>
            <wp:anchor distT="0" distB="0" distL="114300" distR="114300" simplePos="0" relativeHeight="251647488" behindDoc="0" locked="0" layoutInCell="1" allowOverlap="1" wp14:anchorId="7A5C6F6A" wp14:editId="17F14E03">
              <wp:simplePos x="0" y="0"/>
              <wp:positionH relativeFrom="column">
                <wp:posOffset>565785</wp:posOffset>
              </wp:positionH>
              <wp:positionV relativeFrom="paragraph">
                <wp:posOffset>542834</wp:posOffset>
              </wp:positionV>
              <wp:extent cx="4735195" cy="3156585"/>
              <wp:effectExtent l="0" t="0" r="0" b="0"/>
              <wp:wrapTopAndBottom/>
              <wp:docPr id="21" name="Picture 2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ort Vector Machine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5195" cy="3156585"/>
                      </a:xfrm>
                      <a:prstGeom prst="rect">
                        <a:avLst/>
                      </a:prstGeom>
                      <a:noFill/>
                    </pic:spPr>
                  </pic:pic>
                </a:graphicData>
              </a:graphic>
              <wp14:sizeRelH relativeFrom="page">
                <wp14:pctWidth>0</wp14:pctWidth>
              </wp14:sizeRelH>
              <wp14:sizeRelV relativeFrom="page">
                <wp14:pctHeight>0</wp14:pctHeight>
              </wp14:sizeRelV>
            </wp:anchor>
          </w:drawing>
        </w:r>
        <w:r w:rsidR="00122229" w:rsidRPr="005F13BC" w:rsidDel="00107BBD">
          <w:rPr>
            <w:color w:val="333333"/>
          </w:rPr>
          <w:delText>Consider the below diagram in which there are two different categories that are classified using a decision boundary or hyperplane:</w:delText>
        </w:r>
      </w:del>
    </w:p>
    <w:p w14:paraId="42461B84" w14:textId="77777777" w:rsidR="00122229" w:rsidDel="00107BBD" w:rsidRDefault="00122229">
      <w:pPr>
        <w:jc w:val="both"/>
        <w:rPr>
          <w:del w:id="235" w:author="Naveed Sharief" w:date="2023-04-25T02:01:00Z"/>
        </w:rPr>
        <w:pPrChange w:id="236" w:author="Naveed Sharief" w:date="2023-04-25T02:13:00Z">
          <w:pPr>
            <w:pStyle w:val="Heading2"/>
            <w:numPr>
              <w:ilvl w:val="0"/>
              <w:numId w:val="0"/>
            </w:numPr>
            <w:ind w:left="0" w:firstLine="0"/>
          </w:pPr>
        </w:pPrChange>
      </w:pPr>
    </w:p>
    <w:p w14:paraId="169A669B" w14:textId="77777777" w:rsidR="00831309" w:rsidDel="00107BBD" w:rsidRDefault="00831309">
      <w:pPr>
        <w:jc w:val="both"/>
        <w:rPr>
          <w:del w:id="237" w:author="Naveed Sharief" w:date="2023-04-25T02:01:00Z"/>
        </w:rPr>
        <w:pPrChange w:id="238" w:author="Naveed Sharief" w:date="2023-04-25T02:13:00Z">
          <w:pPr>
            <w:pStyle w:val="Heading2"/>
            <w:numPr>
              <w:ilvl w:val="0"/>
              <w:numId w:val="0"/>
            </w:numPr>
            <w:ind w:left="0" w:firstLine="0"/>
          </w:pPr>
        </w:pPrChange>
      </w:pPr>
    </w:p>
    <w:p w14:paraId="3C5EFF02" w14:textId="77777777" w:rsidR="005F13BC" w:rsidDel="00107BBD" w:rsidRDefault="005F13BC">
      <w:pPr>
        <w:jc w:val="both"/>
        <w:rPr>
          <w:del w:id="239" w:author="Naveed Sharief" w:date="2023-04-25T02:03:00Z"/>
        </w:rPr>
        <w:pPrChange w:id="240" w:author="Naveed Sharief" w:date="2023-04-25T02:13:00Z">
          <w:pPr>
            <w:pStyle w:val="Heading2"/>
            <w:numPr>
              <w:ilvl w:val="0"/>
              <w:numId w:val="0"/>
            </w:numPr>
            <w:ind w:left="0" w:firstLine="0"/>
          </w:pPr>
        </w:pPrChange>
      </w:pPr>
    </w:p>
    <w:p w14:paraId="2369BA22" w14:textId="77777777" w:rsidR="005F13BC" w:rsidDel="00107BBD" w:rsidRDefault="005F13BC">
      <w:pPr>
        <w:jc w:val="both"/>
        <w:rPr>
          <w:del w:id="241" w:author="Naveed Sharief" w:date="2023-04-25T02:03:00Z"/>
        </w:rPr>
        <w:pPrChange w:id="242" w:author="Naveed Sharief" w:date="2023-04-25T02:13:00Z">
          <w:pPr>
            <w:pStyle w:val="Heading2"/>
            <w:numPr>
              <w:ilvl w:val="0"/>
              <w:numId w:val="0"/>
            </w:numPr>
            <w:ind w:left="0" w:firstLine="0"/>
          </w:pPr>
        </w:pPrChange>
      </w:pPr>
    </w:p>
    <w:p w14:paraId="2A166BFE" w14:textId="77777777" w:rsidR="005F13BC" w:rsidDel="00107BBD" w:rsidRDefault="005F13BC">
      <w:pPr>
        <w:jc w:val="both"/>
        <w:rPr>
          <w:del w:id="243" w:author="Naveed Sharief" w:date="2023-04-25T02:03:00Z"/>
        </w:rPr>
        <w:pPrChange w:id="244" w:author="Naveed Sharief" w:date="2023-04-25T02:13:00Z">
          <w:pPr>
            <w:pStyle w:val="Heading2"/>
            <w:numPr>
              <w:ilvl w:val="0"/>
              <w:numId w:val="0"/>
            </w:numPr>
            <w:ind w:left="0" w:firstLine="0"/>
          </w:pPr>
        </w:pPrChange>
      </w:pPr>
    </w:p>
    <w:p w14:paraId="3939A73F" w14:textId="77777777" w:rsidR="00831309" w:rsidRDefault="00831309">
      <w:pPr>
        <w:jc w:val="both"/>
        <w:pPrChange w:id="245" w:author="Naveed Sharief" w:date="2023-04-25T02:13:00Z">
          <w:pPr>
            <w:pStyle w:val="Heading2"/>
            <w:numPr>
              <w:ilvl w:val="0"/>
              <w:numId w:val="0"/>
            </w:numPr>
            <w:ind w:left="0" w:firstLine="0"/>
          </w:pPr>
        </w:pPrChange>
      </w:pPr>
    </w:p>
    <w:p w14:paraId="73D1E9A9" w14:textId="77777777" w:rsidR="00122229" w:rsidRDefault="00122229" w:rsidP="00122229">
      <w:pPr>
        <w:pStyle w:val="Heading2"/>
        <w:numPr>
          <w:ilvl w:val="0"/>
          <w:numId w:val="0"/>
        </w:numPr>
      </w:pPr>
      <w:r>
        <w:t>4.1.6</w:t>
      </w:r>
      <w:ins w:id="246" w:author="Naveed Sharief" w:date="2023-04-25T02:14:00Z">
        <w:r w:rsidR="00E8458F">
          <w:tab/>
        </w:r>
      </w:ins>
      <w:del w:id="247" w:author="Naveed Sharief" w:date="2023-04-25T02:14:00Z">
        <w:r w:rsidDel="00E8458F">
          <w:delText xml:space="preserve">. </w:delText>
        </w:r>
      </w:del>
      <w:r>
        <w:t>Using Naive Bayes</w:t>
      </w:r>
    </w:p>
    <w:p w14:paraId="56FDE710" w14:textId="77777777" w:rsidR="00E42FBC" w:rsidRDefault="00E42FBC" w:rsidP="00E42FBC">
      <w:pPr>
        <w:shd w:val="clear" w:color="auto" w:fill="FFFFFF"/>
        <w:jc w:val="both"/>
        <w:rPr>
          <w:ins w:id="248" w:author="Naveed Sharief" w:date="2023-04-25T02:12:00Z"/>
          <w:rFonts w:eastAsia="ff1"/>
          <w:color w:val="000000"/>
          <w:sz w:val="24"/>
          <w:szCs w:val="24"/>
          <w:shd w:val="clear" w:color="auto" w:fill="FFFFFF"/>
          <w:lang w:eastAsia="zh-CN"/>
        </w:rPr>
      </w:pPr>
      <w:ins w:id="249" w:author="Naveed Sharief" w:date="2023-04-25T02:12:00Z">
        <w:r>
          <w:rPr>
            <w:rFonts w:eastAsia="ff1"/>
            <w:color w:val="000000"/>
            <w:sz w:val="24"/>
            <w:szCs w:val="24"/>
            <w:shd w:val="clear" w:color="auto" w:fill="FFFFFF"/>
            <w:lang w:eastAsia="zh-CN"/>
          </w:rPr>
          <w:t>Naïve Bayes algorithm is a supervised learning algorithm, which is based on Bayes theorem and used for solving classification problems.</w:t>
        </w:r>
      </w:ins>
    </w:p>
    <w:p w14:paraId="65963597" w14:textId="77777777" w:rsidR="00E42FBC" w:rsidRDefault="00E42FBC" w:rsidP="00E42FBC">
      <w:pPr>
        <w:shd w:val="clear" w:color="auto" w:fill="FFFFFF"/>
        <w:jc w:val="both"/>
        <w:rPr>
          <w:ins w:id="250" w:author="Naveed Sharief" w:date="2023-04-25T02:12:00Z"/>
          <w:rFonts w:eastAsia="ff1"/>
          <w:color w:val="000000"/>
          <w:sz w:val="24"/>
          <w:szCs w:val="24"/>
          <w:shd w:val="clear" w:color="auto" w:fill="FFFFFF"/>
          <w:lang w:eastAsia="zh-CN"/>
        </w:rPr>
      </w:pPr>
      <w:ins w:id="251" w:author="Naveed Sharief" w:date="2023-04-25T02:12:00Z">
        <w:r>
          <w:rPr>
            <w:rFonts w:eastAsia="ff1"/>
            <w:color w:val="000000"/>
            <w:sz w:val="24"/>
            <w:szCs w:val="24"/>
            <w:shd w:val="clear" w:color="auto" w:fill="FFFFFF"/>
            <w:lang w:eastAsia="zh-CN"/>
          </w:rPr>
          <w:t xml:space="preserve">It is mainly used in text classification that includes a high-dimensional training dataset. Naïve Bayes Classifier is one of the simple and most effective Classification algorithms which helps in building the fast machine learning models that can make quick predictions. It is a probabilistic classifier, which means it predicts on the basis of the probability of an object. The Naïve Bayes algorithm is comprised of two words Naïve and Bayes, </w:t>
        </w:r>
        <w:proofErr w:type="gramStart"/>
        <w:r>
          <w:rPr>
            <w:rFonts w:eastAsia="ff1"/>
            <w:color w:val="000000"/>
            <w:sz w:val="24"/>
            <w:szCs w:val="24"/>
            <w:shd w:val="clear" w:color="auto" w:fill="FFFFFF"/>
            <w:lang w:eastAsia="zh-CN"/>
          </w:rPr>
          <w:t>Which</w:t>
        </w:r>
        <w:proofErr w:type="gramEnd"/>
        <w:r>
          <w:rPr>
            <w:rFonts w:eastAsia="ff1"/>
            <w:color w:val="000000"/>
            <w:sz w:val="24"/>
            <w:szCs w:val="24"/>
            <w:shd w:val="clear" w:color="auto" w:fill="FFFFFF"/>
            <w:lang w:eastAsia="zh-CN"/>
          </w:rPr>
          <w:t xml:space="preserve"> can be described as:</w:t>
        </w:r>
      </w:ins>
    </w:p>
    <w:p w14:paraId="4E92C775" w14:textId="77777777" w:rsidR="00E42FBC" w:rsidRDefault="00E42FBC" w:rsidP="00E42FBC">
      <w:pPr>
        <w:shd w:val="clear" w:color="auto" w:fill="FFFFFF"/>
        <w:jc w:val="both"/>
        <w:rPr>
          <w:ins w:id="252" w:author="Naveed Sharief" w:date="2023-04-25T02:12:00Z"/>
          <w:rFonts w:eastAsia="ff1"/>
          <w:color w:val="000000"/>
          <w:sz w:val="24"/>
          <w:szCs w:val="24"/>
          <w:shd w:val="clear" w:color="auto" w:fill="FFFFFF"/>
          <w:lang w:eastAsia="zh-CN"/>
        </w:rPr>
      </w:pPr>
      <w:ins w:id="253" w:author="Naveed Sharief" w:date="2023-04-25T02:12:00Z">
        <w:r>
          <w:rPr>
            <w:rFonts w:eastAsia="ff1"/>
            <w:color w:val="000000"/>
            <w:sz w:val="24"/>
            <w:szCs w:val="24"/>
            <w:shd w:val="clear" w:color="auto" w:fill="FFFFFF"/>
            <w:lang w:eastAsia="zh-CN"/>
          </w:rPr>
          <w:t>Naïve: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ins>
    </w:p>
    <w:p w14:paraId="6FFAB907" w14:textId="77777777" w:rsidR="00E42FBC" w:rsidRDefault="00E42FBC" w:rsidP="00E42FBC">
      <w:pPr>
        <w:shd w:val="clear" w:color="auto" w:fill="FFFFFF"/>
        <w:jc w:val="both"/>
        <w:rPr>
          <w:ins w:id="254" w:author="Naveed Sharief" w:date="2023-04-25T02:12:00Z"/>
          <w:rFonts w:eastAsia="ff1"/>
          <w:color w:val="000000"/>
          <w:sz w:val="24"/>
          <w:szCs w:val="24"/>
          <w:shd w:val="clear" w:color="auto" w:fill="FFFFFF"/>
          <w:lang w:eastAsia="zh-CN"/>
        </w:rPr>
      </w:pPr>
      <w:ins w:id="255" w:author="Naveed Sharief" w:date="2023-04-25T02:12:00Z">
        <w:r w:rsidRPr="00E42FBC">
          <w:rPr>
            <w:rFonts w:eastAsia="ff1"/>
            <w:b/>
            <w:bCs/>
            <w:color w:val="000000"/>
            <w:sz w:val="24"/>
            <w:szCs w:val="24"/>
            <w:shd w:val="clear" w:color="auto" w:fill="FFFFFF"/>
            <w:lang w:eastAsia="zh-CN"/>
            <w:rPrChange w:id="256" w:author="Naveed Sharief" w:date="2023-04-25T02:12:00Z">
              <w:rPr>
                <w:rFonts w:eastAsia="ff1"/>
                <w:color w:val="000000"/>
                <w:sz w:val="24"/>
                <w:szCs w:val="24"/>
                <w:shd w:val="clear" w:color="auto" w:fill="FFFFFF"/>
                <w:lang w:eastAsia="zh-CN"/>
              </w:rPr>
            </w:rPrChange>
          </w:rPr>
          <w:t>Bayes:</w:t>
        </w:r>
        <w:r>
          <w:rPr>
            <w:rFonts w:eastAsia="ff1"/>
            <w:color w:val="000000"/>
            <w:sz w:val="24"/>
            <w:szCs w:val="24"/>
            <w:shd w:val="clear" w:color="auto" w:fill="FFFFFF"/>
            <w:lang w:eastAsia="zh-CN"/>
          </w:rPr>
          <w:t xml:space="preserve"> It is called Bayes because it depends on the principle of Bayes' Theorem.</w:t>
        </w:r>
      </w:ins>
    </w:p>
    <w:p w14:paraId="00994678" w14:textId="77777777" w:rsidR="00122229" w:rsidRPr="00E42FBC" w:rsidDel="00E42FBC" w:rsidRDefault="00E42FBC">
      <w:pPr>
        <w:jc w:val="both"/>
        <w:rPr>
          <w:del w:id="257" w:author="Naveed Sharief" w:date="2023-04-25T02:12:00Z"/>
          <w:color w:val="000000"/>
          <w:sz w:val="24"/>
          <w:szCs w:val="24"/>
          <w:lang w:val="en-IN" w:eastAsia="en-IN"/>
          <w:rPrChange w:id="258" w:author="Naveed Sharief" w:date="2023-04-25T02:12:00Z">
            <w:rPr>
              <w:del w:id="259" w:author="Naveed Sharief" w:date="2023-04-25T02:12:00Z"/>
              <w:lang w:val="en-IN" w:eastAsia="en-IN"/>
            </w:rPr>
          </w:rPrChange>
        </w:rPr>
        <w:pPrChange w:id="260" w:author="Naveed Sharief" w:date="2023-04-25T02:12:00Z">
          <w:pPr>
            <w:pStyle w:val="ListParagraph"/>
            <w:numPr>
              <w:numId w:val="25"/>
            </w:numPr>
            <w:shd w:val="clear" w:color="auto" w:fill="FFFFFF"/>
            <w:spacing w:before="60" w:after="100" w:afterAutospacing="1" w:line="375" w:lineRule="atLeast"/>
            <w:ind w:left="1440" w:hanging="360"/>
            <w:jc w:val="both"/>
          </w:pPr>
        </w:pPrChange>
      </w:pPr>
      <w:r w:rsidRPr="00E42FBC">
        <w:rPr>
          <w:b/>
          <w:bCs/>
          <w:noProof/>
          <w:lang w:val="en-IN" w:eastAsia="en-IN"/>
          <w:rPrChange w:id="261" w:author="Naveed Sharief" w:date="2023-04-25T02:11:00Z">
            <w:rPr>
              <w:noProof/>
              <w:sz w:val="24"/>
              <w:szCs w:val="24"/>
              <w:lang w:val="en-IN" w:eastAsia="en-IN"/>
            </w:rPr>
          </w:rPrChange>
        </w:rPr>
        <w:drawing>
          <wp:anchor distT="0" distB="0" distL="114300" distR="114300" simplePos="0" relativeHeight="251662848" behindDoc="0" locked="0" layoutInCell="1" allowOverlap="1" wp14:anchorId="5DC29F6A" wp14:editId="011370D0">
            <wp:simplePos x="0" y="0"/>
            <wp:positionH relativeFrom="column">
              <wp:posOffset>2068195</wp:posOffset>
            </wp:positionH>
            <wp:positionV relativeFrom="paragraph">
              <wp:posOffset>366123</wp:posOffset>
            </wp:positionV>
            <wp:extent cx="1583055" cy="465455"/>
            <wp:effectExtent l="0" t="0" r="0" b="0"/>
            <wp:wrapTopAndBottom/>
            <wp:docPr id="19" name="Picture 19"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ïve Bayes Classifier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3055" cy="465455"/>
                    </a:xfrm>
                    <a:prstGeom prst="rect">
                      <a:avLst/>
                    </a:prstGeom>
                    <a:noFill/>
                    <a:ln>
                      <a:noFill/>
                    </a:ln>
                  </pic:spPr>
                </pic:pic>
              </a:graphicData>
            </a:graphic>
          </wp:anchor>
        </w:drawing>
      </w:r>
      <w:del w:id="262" w:author="Naveed Sharief" w:date="2023-04-25T02:12:00Z">
        <w:r w:rsidR="00122229" w:rsidRPr="00E42FBC" w:rsidDel="00E42FBC">
          <w:rPr>
            <w:color w:val="000000"/>
            <w:sz w:val="24"/>
            <w:szCs w:val="24"/>
            <w:lang w:val="en-IN" w:eastAsia="en-IN"/>
            <w:rPrChange w:id="263" w:author="Naveed Sharief" w:date="2023-04-25T02:12:00Z">
              <w:rPr>
                <w:lang w:val="en-IN" w:eastAsia="en-IN"/>
              </w:rPr>
            </w:rPrChange>
          </w:rPr>
          <w:delText>Naïve Bayes algorithm is a supervised learning algorithm, which is based on Bayes theorem and used for solving classification problems.</w:delText>
        </w:r>
      </w:del>
    </w:p>
    <w:p w14:paraId="13312610" w14:textId="77777777" w:rsidR="00122229" w:rsidRPr="005F13BC" w:rsidDel="00E42FBC" w:rsidRDefault="00122229">
      <w:pPr>
        <w:jc w:val="both"/>
        <w:rPr>
          <w:del w:id="264" w:author="Naveed Sharief" w:date="2023-04-25T02:12:00Z"/>
          <w:lang w:val="en-IN" w:eastAsia="en-IN"/>
        </w:rPr>
        <w:pPrChange w:id="265" w:author="Naveed Sharief" w:date="2023-04-25T02:12:00Z">
          <w:pPr>
            <w:pStyle w:val="ListParagraph"/>
            <w:numPr>
              <w:numId w:val="25"/>
            </w:numPr>
            <w:shd w:val="clear" w:color="auto" w:fill="FFFFFF"/>
            <w:spacing w:before="60" w:after="100" w:afterAutospacing="1" w:line="375" w:lineRule="atLeast"/>
            <w:ind w:left="1440" w:hanging="360"/>
            <w:jc w:val="both"/>
          </w:pPr>
        </w:pPrChange>
      </w:pPr>
      <w:del w:id="266" w:author="Naveed Sharief" w:date="2023-04-25T02:12:00Z">
        <w:r w:rsidRPr="005F13BC" w:rsidDel="00E42FBC">
          <w:rPr>
            <w:lang w:val="en-IN" w:eastAsia="en-IN"/>
          </w:rPr>
          <w:delText>It is mainly used in </w:delText>
        </w:r>
        <w:r w:rsidRPr="005F13BC" w:rsidDel="00E42FBC">
          <w:rPr>
            <w:i/>
            <w:iCs/>
            <w:lang w:val="en-IN" w:eastAsia="en-IN"/>
          </w:rPr>
          <w:delText>text classification</w:delText>
        </w:r>
        <w:r w:rsidRPr="005F13BC" w:rsidDel="00E42FBC">
          <w:rPr>
            <w:lang w:val="en-IN" w:eastAsia="en-IN"/>
          </w:rPr>
          <w:delText> that includes a high-dimensional training dataset.</w:delText>
        </w:r>
      </w:del>
    </w:p>
    <w:p w14:paraId="5F8DFDB1" w14:textId="77777777" w:rsidR="00122229" w:rsidRPr="005F13BC" w:rsidDel="00E42FBC" w:rsidRDefault="00122229">
      <w:pPr>
        <w:jc w:val="both"/>
        <w:rPr>
          <w:del w:id="267" w:author="Naveed Sharief" w:date="2023-04-25T02:12:00Z"/>
          <w:lang w:val="en-IN" w:eastAsia="en-IN"/>
        </w:rPr>
        <w:pPrChange w:id="268" w:author="Naveed Sharief" w:date="2023-04-25T02:12:00Z">
          <w:pPr>
            <w:pStyle w:val="ListParagraph"/>
            <w:numPr>
              <w:numId w:val="25"/>
            </w:numPr>
            <w:shd w:val="clear" w:color="auto" w:fill="FFFFFF"/>
            <w:spacing w:before="60" w:after="100" w:afterAutospacing="1" w:line="375" w:lineRule="atLeast"/>
            <w:ind w:left="1440" w:hanging="360"/>
            <w:jc w:val="both"/>
          </w:pPr>
        </w:pPrChange>
      </w:pPr>
      <w:del w:id="269" w:author="Naveed Sharief" w:date="2023-04-25T02:12:00Z">
        <w:r w:rsidRPr="005F13BC" w:rsidDel="00E42FBC">
          <w:rPr>
            <w:lang w:val="en-IN" w:eastAsia="en-IN"/>
          </w:rPr>
          <w:delText>Naïve Bayes Classifier is one of the simple and most effective Classification algorithms which helps in building the fast machine learning models that can make quick predictions.</w:delText>
        </w:r>
      </w:del>
    </w:p>
    <w:p w14:paraId="654A5863" w14:textId="77777777" w:rsidR="00122229" w:rsidRPr="005F13BC" w:rsidDel="00E42FBC" w:rsidRDefault="00122229">
      <w:pPr>
        <w:jc w:val="both"/>
        <w:rPr>
          <w:del w:id="270" w:author="Naveed Sharief" w:date="2023-04-25T02:12:00Z"/>
          <w:lang w:val="en-IN" w:eastAsia="en-IN"/>
        </w:rPr>
        <w:pPrChange w:id="271" w:author="Naveed Sharief" w:date="2023-04-25T02:12:00Z">
          <w:pPr>
            <w:pStyle w:val="ListParagraph"/>
            <w:numPr>
              <w:numId w:val="25"/>
            </w:numPr>
            <w:shd w:val="clear" w:color="auto" w:fill="FFFFFF"/>
            <w:spacing w:before="60" w:after="100" w:afterAutospacing="1" w:line="375" w:lineRule="atLeast"/>
            <w:ind w:left="1440" w:hanging="360"/>
            <w:jc w:val="both"/>
          </w:pPr>
        </w:pPrChange>
      </w:pPr>
      <w:del w:id="272" w:author="Naveed Sharief" w:date="2023-04-25T02:12:00Z">
        <w:r w:rsidRPr="005F13BC" w:rsidDel="00E42FBC">
          <w:rPr>
            <w:lang w:val="en-IN" w:eastAsia="en-IN"/>
          </w:rPr>
          <w:delText>It is a probabilistic classifier, which means it predicts on the basis of the probability of an object.</w:delText>
        </w:r>
      </w:del>
    </w:p>
    <w:p w14:paraId="702DB178" w14:textId="77777777" w:rsidR="00122229" w:rsidRPr="005F13BC" w:rsidDel="00E42FBC" w:rsidRDefault="00122229">
      <w:pPr>
        <w:jc w:val="both"/>
        <w:rPr>
          <w:del w:id="273" w:author="Naveed Sharief" w:date="2023-04-25T02:12:00Z"/>
          <w:lang w:val="en-IN" w:eastAsia="en-IN"/>
        </w:rPr>
        <w:pPrChange w:id="274" w:author="Naveed Sharief" w:date="2023-04-25T02:12:00Z">
          <w:pPr>
            <w:pStyle w:val="ListParagraph"/>
            <w:numPr>
              <w:numId w:val="25"/>
            </w:numPr>
            <w:shd w:val="clear" w:color="auto" w:fill="FFFFFF"/>
            <w:spacing w:before="60" w:after="100" w:afterAutospacing="1" w:line="375" w:lineRule="atLeast"/>
            <w:ind w:left="1440" w:hanging="360"/>
            <w:jc w:val="both"/>
          </w:pPr>
        </w:pPrChange>
      </w:pPr>
      <w:del w:id="275" w:author="Naveed Sharief" w:date="2023-04-25T02:12:00Z">
        <w:r w:rsidRPr="005F13BC" w:rsidDel="00E42FBC">
          <w:rPr>
            <w:lang w:val="en-IN" w:eastAsia="en-IN"/>
          </w:rPr>
          <w:delText>Some popular examples of Naïve Bayes Algorithm are spam filtration, Sentimental analysis, and classifying articles.</w:delText>
        </w:r>
      </w:del>
    </w:p>
    <w:p w14:paraId="23FE2AD4" w14:textId="77777777" w:rsidR="00122229" w:rsidRPr="00E42FBC" w:rsidRDefault="00122229">
      <w:pPr>
        <w:jc w:val="both"/>
        <w:rPr>
          <w:b/>
          <w:bCs/>
          <w:lang w:val="en-IN" w:eastAsia="en-IN"/>
          <w:rPrChange w:id="276" w:author="Naveed Sharief" w:date="2023-04-25T02:11:00Z">
            <w:rPr>
              <w:color w:val="000000"/>
              <w:sz w:val="24"/>
              <w:szCs w:val="24"/>
              <w:lang w:val="en-IN" w:eastAsia="en-IN"/>
            </w:rPr>
          </w:rPrChange>
        </w:rPr>
        <w:pPrChange w:id="277" w:author="Naveed Sharief" w:date="2023-04-25T02:12:00Z">
          <w:pPr>
            <w:numPr>
              <w:numId w:val="25"/>
            </w:numPr>
            <w:spacing w:before="60" w:after="100" w:afterAutospacing="1" w:line="375" w:lineRule="atLeast"/>
            <w:ind w:left="1440" w:hanging="360"/>
            <w:jc w:val="both"/>
          </w:pPr>
        </w:pPrChange>
      </w:pPr>
      <w:r w:rsidRPr="00E42FBC">
        <w:rPr>
          <w:b/>
          <w:bCs/>
          <w:lang w:val="en-IN" w:eastAsia="en-IN"/>
          <w:rPrChange w:id="278" w:author="Naveed Sharief" w:date="2023-04-25T02:11:00Z">
            <w:rPr>
              <w:color w:val="000000"/>
              <w:sz w:val="24"/>
              <w:szCs w:val="24"/>
              <w:lang w:val="en-IN" w:eastAsia="en-IN"/>
            </w:rPr>
          </w:rPrChange>
        </w:rPr>
        <w:t>The formula for Bayes' theorem is given as:</w:t>
      </w:r>
    </w:p>
    <w:p w14:paraId="68BDBF96" w14:textId="77777777" w:rsidR="00122229" w:rsidRPr="005F13BC" w:rsidRDefault="00122229" w:rsidP="00122229">
      <w:pPr>
        <w:spacing w:line="240" w:lineRule="auto"/>
        <w:jc w:val="left"/>
        <w:rPr>
          <w:sz w:val="24"/>
          <w:szCs w:val="24"/>
          <w:lang w:val="en-IN" w:eastAsia="en-IN"/>
        </w:rPr>
      </w:pPr>
    </w:p>
    <w:p w14:paraId="526BBCA6" w14:textId="77777777" w:rsidR="00122229" w:rsidRPr="005F13BC" w:rsidRDefault="00122229" w:rsidP="00122229">
      <w:pPr>
        <w:spacing w:before="100" w:beforeAutospacing="1" w:after="100" w:afterAutospacing="1" w:line="240" w:lineRule="auto"/>
        <w:jc w:val="left"/>
        <w:rPr>
          <w:sz w:val="24"/>
          <w:szCs w:val="24"/>
          <w:lang w:val="en-IN" w:eastAsia="en-IN"/>
        </w:rPr>
      </w:pPr>
      <w:r w:rsidRPr="005F13BC">
        <w:rPr>
          <w:b/>
          <w:bCs/>
          <w:sz w:val="24"/>
          <w:szCs w:val="24"/>
          <w:lang w:val="en-IN" w:eastAsia="en-IN"/>
        </w:rPr>
        <w:t>W</w:t>
      </w:r>
      <w:ins w:id="279" w:author="Naveed Sharief" w:date="2023-04-25T02:13:00Z">
        <w:r w:rsidR="00E42FBC">
          <w:rPr>
            <w:b/>
            <w:bCs/>
            <w:sz w:val="24"/>
            <w:szCs w:val="24"/>
            <w:lang w:val="en-IN" w:eastAsia="en-IN"/>
          </w:rPr>
          <w:t>h</w:t>
        </w:r>
      </w:ins>
      <w:del w:id="280" w:author="Naveed Sharief" w:date="2023-04-25T02:13:00Z">
        <w:r w:rsidRPr="005F13BC" w:rsidDel="00E42FBC">
          <w:rPr>
            <w:b/>
            <w:bCs/>
            <w:sz w:val="24"/>
            <w:szCs w:val="24"/>
            <w:lang w:val="en-IN" w:eastAsia="en-IN"/>
          </w:rPr>
          <w:delText>h</w:delText>
        </w:r>
      </w:del>
      <w:r w:rsidRPr="005F13BC">
        <w:rPr>
          <w:b/>
          <w:bCs/>
          <w:sz w:val="24"/>
          <w:szCs w:val="24"/>
          <w:lang w:val="en-IN" w:eastAsia="en-IN"/>
        </w:rPr>
        <w:t>ere,</w:t>
      </w:r>
    </w:p>
    <w:p w14:paraId="0A31205F" w14:textId="77777777" w:rsidR="00122229" w:rsidRPr="005F13BC" w:rsidRDefault="00122229" w:rsidP="00122229">
      <w:pPr>
        <w:spacing w:before="100" w:beforeAutospacing="1" w:after="100" w:afterAutospacing="1" w:line="240" w:lineRule="auto"/>
        <w:jc w:val="left"/>
        <w:rPr>
          <w:sz w:val="24"/>
          <w:szCs w:val="24"/>
          <w:lang w:val="en-IN" w:eastAsia="en-IN"/>
        </w:rPr>
      </w:pPr>
      <w:r w:rsidRPr="005F13BC">
        <w:rPr>
          <w:b/>
          <w:bCs/>
          <w:sz w:val="24"/>
          <w:szCs w:val="24"/>
          <w:lang w:val="en-IN" w:eastAsia="en-IN"/>
        </w:rPr>
        <w:t>P(A|B) is Posterior probability</w:t>
      </w:r>
      <w:r w:rsidRPr="005F13BC">
        <w:rPr>
          <w:sz w:val="24"/>
          <w:szCs w:val="24"/>
          <w:lang w:val="en-IN" w:eastAsia="en-IN"/>
        </w:rPr>
        <w:t>: Probability of hypothesis A on the observed event B.</w:t>
      </w:r>
    </w:p>
    <w:p w14:paraId="19B39DDA" w14:textId="77777777" w:rsidR="00122229" w:rsidRPr="005F13BC" w:rsidRDefault="00122229" w:rsidP="00122229">
      <w:pPr>
        <w:spacing w:before="100" w:beforeAutospacing="1" w:after="100" w:afterAutospacing="1" w:line="240" w:lineRule="auto"/>
        <w:jc w:val="left"/>
        <w:rPr>
          <w:sz w:val="24"/>
          <w:szCs w:val="24"/>
          <w:lang w:val="en-IN" w:eastAsia="en-IN"/>
        </w:rPr>
      </w:pPr>
      <w:r w:rsidRPr="005F13BC">
        <w:rPr>
          <w:b/>
          <w:bCs/>
          <w:sz w:val="24"/>
          <w:szCs w:val="24"/>
          <w:lang w:val="en-IN" w:eastAsia="en-IN"/>
        </w:rPr>
        <w:t>P(B|A) is Likelihood probability</w:t>
      </w:r>
      <w:r w:rsidRPr="005F13BC">
        <w:rPr>
          <w:sz w:val="24"/>
          <w:szCs w:val="24"/>
          <w:lang w:val="en-IN" w:eastAsia="en-IN"/>
        </w:rPr>
        <w:t>: Probability of the evidence given that the probability of a hypothesis is true.</w:t>
      </w:r>
    </w:p>
    <w:p w14:paraId="1ABB76A9" w14:textId="77777777" w:rsidR="00DD02E8" w:rsidRDefault="00DD02E8" w:rsidP="00B208BA">
      <w:pPr>
        <w:jc w:val="left"/>
        <w:rPr>
          <w:color w:val="000000" w:themeColor="text1"/>
          <w:sz w:val="24"/>
          <w:szCs w:val="24"/>
          <w:shd w:val="clear" w:color="auto" w:fill="FFFFFF"/>
        </w:rPr>
      </w:pPr>
    </w:p>
    <w:p w14:paraId="24C3E94B" w14:textId="77777777" w:rsidR="0068356F" w:rsidRDefault="0068356F" w:rsidP="00B208BA">
      <w:pPr>
        <w:jc w:val="left"/>
        <w:rPr>
          <w:color w:val="000000" w:themeColor="text1"/>
          <w:sz w:val="24"/>
          <w:szCs w:val="24"/>
          <w:shd w:val="clear" w:color="auto" w:fill="FFFFFF"/>
        </w:rPr>
      </w:pPr>
    </w:p>
    <w:p w14:paraId="0AD9A90F" w14:textId="77777777" w:rsidR="00831309" w:rsidRDefault="00831309" w:rsidP="00B208BA">
      <w:pPr>
        <w:jc w:val="left"/>
        <w:rPr>
          <w:color w:val="000000" w:themeColor="text1"/>
          <w:sz w:val="24"/>
          <w:szCs w:val="24"/>
          <w:shd w:val="clear" w:color="auto" w:fill="FFFFFF"/>
        </w:rPr>
      </w:pPr>
    </w:p>
    <w:p w14:paraId="5B374A83" w14:textId="77777777" w:rsidR="00831309" w:rsidDel="00E42FBC" w:rsidRDefault="00831309" w:rsidP="00B208BA">
      <w:pPr>
        <w:jc w:val="left"/>
        <w:rPr>
          <w:del w:id="281" w:author="Naveed Sharief" w:date="2023-04-25T02:13:00Z"/>
          <w:color w:val="000000" w:themeColor="text1"/>
          <w:sz w:val="24"/>
          <w:szCs w:val="24"/>
          <w:shd w:val="clear" w:color="auto" w:fill="FFFFFF"/>
        </w:rPr>
      </w:pPr>
    </w:p>
    <w:p w14:paraId="733267EB" w14:textId="77777777" w:rsidR="00831309" w:rsidDel="00E42FBC" w:rsidRDefault="00831309" w:rsidP="00B208BA">
      <w:pPr>
        <w:jc w:val="left"/>
        <w:rPr>
          <w:del w:id="282" w:author="Naveed Sharief" w:date="2023-04-25T02:13:00Z"/>
          <w:color w:val="000000" w:themeColor="text1"/>
          <w:sz w:val="24"/>
          <w:szCs w:val="24"/>
          <w:shd w:val="clear" w:color="auto" w:fill="FFFFFF"/>
        </w:rPr>
      </w:pPr>
    </w:p>
    <w:p w14:paraId="6FC98486" w14:textId="77777777" w:rsidR="00831309" w:rsidRDefault="00831309" w:rsidP="00B208BA">
      <w:pPr>
        <w:jc w:val="left"/>
        <w:rPr>
          <w:color w:val="000000" w:themeColor="text1"/>
          <w:sz w:val="24"/>
          <w:szCs w:val="24"/>
          <w:shd w:val="clear" w:color="auto" w:fill="FFFFFF"/>
        </w:rPr>
      </w:pPr>
    </w:p>
    <w:p w14:paraId="20EE0716" w14:textId="77777777" w:rsidR="00831309" w:rsidDel="00E42FBC" w:rsidRDefault="00831309" w:rsidP="00B208BA">
      <w:pPr>
        <w:jc w:val="left"/>
        <w:rPr>
          <w:del w:id="283" w:author="Naveed Sharief" w:date="2023-04-25T02:13:00Z"/>
          <w:color w:val="000000" w:themeColor="text1"/>
          <w:sz w:val="24"/>
          <w:szCs w:val="24"/>
          <w:shd w:val="clear" w:color="auto" w:fill="FFFFFF"/>
        </w:rPr>
      </w:pPr>
    </w:p>
    <w:p w14:paraId="66929AF3" w14:textId="77777777" w:rsidR="00831309" w:rsidDel="00E42FBC" w:rsidRDefault="00831309" w:rsidP="00B208BA">
      <w:pPr>
        <w:jc w:val="left"/>
        <w:rPr>
          <w:del w:id="284" w:author="Naveed Sharief" w:date="2023-04-25T02:13:00Z"/>
          <w:color w:val="000000" w:themeColor="text1"/>
          <w:sz w:val="24"/>
          <w:szCs w:val="24"/>
          <w:shd w:val="clear" w:color="auto" w:fill="FFFFFF"/>
        </w:rPr>
      </w:pPr>
    </w:p>
    <w:p w14:paraId="214F52D1" w14:textId="77777777" w:rsidR="00831309" w:rsidDel="00E42FBC" w:rsidRDefault="00831309" w:rsidP="00B208BA">
      <w:pPr>
        <w:jc w:val="left"/>
        <w:rPr>
          <w:del w:id="285" w:author="Naveed Sharief" w:date="2023-04-25T02:13:00Z"/>
          <w:color w:val="000000" w:themeColor="text1"/>
          <w:sz w:val="24"/>
          <w:szCs w:val="24"/>
          <w:shd w:val="clear" w:color="auto" w:fill="FFFFFF"/>
        </w:rPr>
      </w:pPr>
    </w:p>
    <w:p w14:paraId="7B28DD09" w14:textId="77777777" w:rsidR="00831309" w:rsidDel="00E42FBC" w:rsidRDefault="00831309" w:rsidP="00B208BA">
      <w:pPr>
        <w:jc w:val="left"/>
        <w:rPr>
          <w:del w:id="286" w:author="Naveed Sharief" w:date="2023-04-25T02:13:00Z"/>
          <w:color w:val="000000" w:themeColor="text1"/>
          <w:sz w:val="24"/>
          <w:szCs w:val="24"/>
          <w:shd w:val="clear" w:color="auto" w:fill="FFFFFF"/>
        </w:rPr>
      </w:pPr>
    </w:p>
    <w:p w14:paraId="69B49C8D" w14:textId="77777777" w:rsidR="00831309" w:rsidDel="00E42FBC" w:rsidRDefault="00831309" w:rsidP="00B208BA">
      <w:pPr>
        <w:jc w:val="left"/>
        <w:rPr>
          <w:del w:id="287" w:author="Naveed Sharief" w:date="2023-04-25T02:13:00Z"/>
          <w:color w:val="000000" w:themeColor="text1"/>
          <w:sz w:val="24"/>
          <w:szCs w:val="24"/>
          <w:shd w:val="clear" w:color="auto" w:fill="FFFFFF"/>
        </w:rPr>
      </w:pPr>
    </w:p>
    <w:p w14:paraId="50E6B7D8" w14:textId="77777777" w:rsidR="00001FB8" w:rsidRPr="00B208BA" w:rsidDel="00E42FBC" w:rsidRDefault="00001FB8" w:rsidP="00B208BA">
      <w:pPr>
        <w:jc w:val="left"/>
        <w:rPr>
          <w:del w:id="288" w:author="Naveed Sharief" w:date="2023-04-25T02:13:00Z"/>
          <w:b/>
          <w:bCs/>
        </w:rPr>
      </w:pPr>
    </w:p>
    <w:p w14:paraId="3E27C584" w14:textId="77777777" w:rsidR="00B208BA" w:rsidRDefault="00B208BA" w:rsidP="00831309">
      <w:pPr>
        <w:pStyle w:val="Heading2"/>
        <w:numPr>
          <w:ilvl w:val="0"/>
          <w:numId w:val="0"/>
        </w:numPr>
      </w:pPr>
      <w:r>
        <w:t>4.2</w:t>
      </w:r>
      <w:r w:rsidR="007945B1">
        <w:tab/>
      </w:r>
      <w:r>
        <w:t>SOFTWARE DESCRIPTION</w:t>
      </w:r>
    </w:p>
    <w:p w14:paraId="16D12FF3" w14:textId="77777777" w:rsidR="00B208BA" w:rsidRDefault="00581887" w:rsidP="007945B1">
      <w:pPr>
        <w:pStyle w:val="BodyText"/>
        <w:spacing w:before="10"/>
        <w:jc w:val="both"/>
      </w:pPr>
      <w:bookmarkStart w:id="289" w:name="4._RESULTS:"/>
      <w:bookmarkEnd w:id="289"/>
      <w:r w:rsidRPr="00581887">
        <w:t xml:space="preserve">We used the Google colab service to test our machine learning algorithms written in Python. </w:t>
      </w:r>
      <w:r w:rsidR="0012663E" w:rsidRPr="0012663E">
        <w:t>The jupyter notebook with the results shown below.</w:t>
      </w:r>
    </w:p>
    <w:p w14:paraId="72292C54" w14:textId="77777777" w:rsidR="000A77A7" w:rsidRDefault="000A77A7" w:rsidP="004241F4">
      <w:pPr>
        <w:shd w:val="clear" w:color="auto" w:fill="FFFFFF"/>
        <w:jc w:val="left"/>
        <w:outlineLvl w:val="1"/>
        <w:rPr>
          <w:color w:val="212121"/>
          <w:kern w:val="36"/>
          <w:sz w:val="39"/>
          <w:szCs w:val="39"/>
          <w:lang w:val="en-IN" w:eastAsia="en-IN"/>
        </w:rPr>
      </w:pPr>
      <w:r w:rsidRPr="000A77A7">
        <w:rPr>
          <w:color w:val="212121"/>
          <w:kern w:val="36"/>
          <w:sz w:val="39"/>
          <w:szCs w:val="39"/>
          <w:lang w:val="en-IN" w:eastAsia="en-IN"/>
        </w:rPr>
        <w:t xml:space="preserve">Loading and </w:t>
      </w:r>
      <w:proofErr w:type="gramStart"/>
      <w:r w:rsidRPr="000A77A7">
        <w:rPr>
          <w:color w:val="212121"/>
          <w:kern w:val="36"/>
          <w:sz w:val="39"/>
          <w:szCs w:val="39"/>
          <w:lang w:val="en-IN" w:eastAsia="en-IN"/>
        </w:rPr>
        <w:t>Preprocessing</w:t>
      </w:r>
      <w:proofErr w:type="gramEnd"/>
      <w:r w:rsidRPr="000A77A7">
        <w:rPr>
          <w:color w:val="212121"/>
          <w:kern w:val="36"/>
          <w:sz w:val="39"/>
          <w:szCs w:val="39"/>
          <w:lang w:val="en-IN" w:eastAsia="en-IN"/>
        </w:rPr>
        <w:t xml:space="preserve"> the data</w:t>
      </w:r>
    </w:p>
    <w:p w14:paraId="3096956B" w14:textId="77777777" w:rsidR="000A77A7" w:rsidRDefault="000A77A7" w:rsidP="004241F4">
      <w:pPr>
        <w:shd w:val="clear" w:color="auto" w:fill="FFFFFE"/>
        <w:jc w:val="left"/>
        <w:rPr>
          <w:color w:val="212121"/>
          <w:sz w:val="35"/>
          <w:szCs w:val="35"/>
          <w:lang w:val="en-IN" w:eastAsia="en-IN"/>
        </w:rPr>
      </w:pPr>
      <w:r w:rsidRPr="000A77A7">
        <w:rPr>
          <w:color w:val="212121"/>
          <w:sz w:val="35"/>
          <w:szCs w:val="35"/>
          <w:lang w:val="en-IN" w:eastAsia="en-IN"/>
        </w:rPr>
        <w:t>Mounting the drive</w:t>
      </w:r>
    </w:p>
    <w:p w14:paraId="1BEEE9F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google.colab</w:t>
      </w:r>
      <w:proofErr w:type="gramEnd"/>
      <w:r w:rsidRPr="00AD7441">
        <w:rPr>
          <w:rFonts w:ascii="Courier New" w:hAnsi="Courier New" w:cs="Courier New"/>
          <w:color w:val="000000"/>
          <w:sz w:val="21"/>
          <w:szCs w:val="21"/>
          <w:lang w:val="en-IN" w:eastAsia="en-IN"/>
        </w:rPr>
        <w:t>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drive</w:t>
      </w:r>
    </w:p>
    <w:p w14:paraId="37915B4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drive.mount</w:t>
      </w:r>
      <w:proofErr w:type="gramEnd"/>
      <w:r w:rsidRPr="00AD7441">
        <w:rPr>
          <w:rFonts w:ascii="Courier New" w:hAnsi="Courier New" w:cs="Courier New"/>
          <w:color w:val="000000"/>
          <w:sz w:val="21"/>
          <w:szCs w:val="21"/>
          <w:lang w:val="en-IN" w:eastAsia="en-IN"/>
        </w:rPr>
        <w:t>(</w:t>
      </w:r>
      <w:r w:rsidRPr="00AD7441">
        <w:rPr>
          <w:rFonts w:ascii="Courier New" w:hAnsi="Courier New" w:cs="Courier New"/>
          <w:color w:val="A31515"/>
          <w:sz w:val="21"/>
          <w:szCs w:val="21"/>
          <w:lang w:val="en-IN" w:eastAsia="en-IN"/>
        </w:rPr>
        <w:t>'/content/drive'</w:t>
      </w:r>
      <w:r w:rsidRPr="00AD7441">
        <w:rPr>
          <w:rFonts w:ascii="Courier New" w:hAnsi="Courier New" w:cs="Courier New"/>
          <w:color w:val="000000"/>
          <w:sz w:val="21"/>
          <w:szCs w:val="21"/>
          <w:lang w:val="en-IN" w:eastAsia="en-IN"/>
        </w:rPr>
        <w:t>)</w:t>
      </w:r>
    </w:p>
    <w:p w14:paraId="5E678A62" w14:textId="77777777" w:rsidR="000A77A7" w:rsidRPr="000A77A7" w:rsidRDefault="00AD7441" w:rsidP="000A77A7">
      <w:pPr>
        <w:shd w:val="clear" w:color="auto" w:fill="FFFFFE"/>
        <w:jc w:val="left"/>
        <w:rPr>
          <w:color w:val="212121"/>
          <w:sz w:val="21"/>
          <w:szCs w:val="21"/>
          <w:lang w:val="en-IN" w:eastAsia="en-IN"/>
        </w:rPr>
      </w:pPr>
      <w:r>
        <w:rPr>
          <w:rFonts w:ascii="Courier New" w:hAnsi="Courier New" w:cs="Courier New"/>
          <w:color w:val="212121"/>
          <w:sz w:val="21"/>
          <w:szCs w:val="21"/>
          <w:shd w:val="clear" w:color="auto" w:fill="FFFFFF"/>
        </w:rPr>
        <w:t>Mounted at /content/drive</w:t>
      </w:r>
    </w:p>
    <w:p w14:paraId="4534B867" w14:textId="77777777" w:rsidR="000A77A7" w:rsidRDefault="000A77A7" w:rsidP="004241F4">
      <w:pPr>
        <w:shd w:val="clear" w:color="auto" w:fill="FFFFFE"/>
        <w:jc w:val="left"/>
        <w:rPr>
          <w:color w:val="212121"/>
          <w:sz w:val="35"/>
          <w:szCs w:val="35"/>
          <w:lang w:val="en-IN" w:eastAsia="en-IN"/>
        </w:rPr>
      </w:pPr>
      <w:r w:rsidRPr="000A77A7">
        <w:rPr>
          <w:color w:val="212121"/>
          <w:sz w:val="35"/>
          <w:szCs w:val="35"/>
          <w:lang w:val="en-IN" w:eastAsia="en-IN"/>
        </w:rPr>
        <w:t>Importing required libraries</w:t>
      </w:r>
    </w:p>
    <w:p w14:paraId="1293295A"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os</w:t>
      </w:r>
    </w:p>
    <w:p w14:paraId="32A624AF"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cv2</w:t>
      </w:r>
    </w:p>
    <w:p w14:paraId="2ADA0FE3"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numpy </w:t>
      </w:r>
      <w:r w:rsidRPr="000A77A7">
        <w:rPr>
          <w:rFonts w:ascii="Courier New" w:hAnsi="Courier New" w:cs="Courier New"/>
          <w:color w:val="AF00DB"/>
          <w:sz w:val="21"/>
          <w:szCs w:val="21"/>
          <w:lang w:val="en-IN" w:eastAsia="en-IN"/>
        </w:rPr>
        <w:t>as</w:t>
      </w:r>
      <w:r w:rsidRPr="000A77A7">
        <w:rPr>
          <w:rFonts w:ascii="Courier New" w:hAnsi="Courier New" w:cs="Courier New"/>
          <w:color w:val="000000"/>
          <w:sz w:val="21"/>
          <w:szCs w:val="21"/>
          <w:lang w:val="en-IN" w:eastAsia="en-IN"/>
        </w:rPr>
        <w:t> np</w:t>
      </w:r>
    </w:p>
    <w:p w14:paraId="0AA047CB"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from</w:t>
      </w:r>
      <w:r w:rsidRPr="000A77A7">
        <w:rPr>
          <w:rFonts w:ascii="Courier New" w:hAnsi="Courier New" w:cs="Courier New"/>
          <w:color w:val="000000"/>
          <w:sz w:val="21"/>
          <w:szCs w:val="21"/>
          <w:lang w:val="en-IN" w:eastAsia="en-IN"/>
        </w:rPr>
        <w:t> </w:t>
      </w:r>
      <w:proofErr w:type="gramStart"/>
      <w:r w:rsidRPr="000A77A7">
        <w:rPr>
          <w:rFonts w:ascii="Courier New" w:hAnsi="Courier New" w:cs="Courier New"/>
          <w:color w:val="000000"/>
          <w:sz w:val="21"/>
          <w:szCs w:val="21"/>
          <w:lang w:val="en-IN" w:eastAsia="en-IN"/>
        </w:rPr>
        <w:t>sklearn.metrics</w:t>
      </w:r>
      <w:proofErr w:type="gramEnd"/>
      <w:r w:rsidRPr="000A77A7">
        <w:rPr>
          <w:rFonts w:ascii="Courier New" w:hAnsi="Courier New" w:cs="Courier New"/>
          <w:color w:val="000000"/>
          <w:sz w:val="21"/>
          <w:szCs w:val="21"/>
          <w:lang w:val="en-IN" w:eastAsia="en-IN"/>
        </w:rPr>
        <w:t> </w:t>
      </w: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accuracy_score</w:t>
      </w:r>
    </w:p>
    <w:p w14:paraId="41EEDF6F"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from</w:t>
      </w:r>
      <w:r w:rsidRPr="000A77A7">
        <w:rPr>
          <w:rFonts w:ascii="Courier New" w:hAnsi="Courier New" w:cs="Courier New"/>
          <w:color w:val="000000"/>
          <w:sz w:val="21"/>
          <w:szCs w:val="21"/>
          <w:lang w:val="en-IN" w:eastAsia="en-IN"/>
        </w:rPr>
        <w:t> </w:t>
      </w:r>
      <w:proofErr w:type="gramStart"/>
      <w:r w:rsidRPr="000A77A7">
        <w:rPr>
          <w:rFonts w:ascii="Courier New" w:hAnsi="Courier New" w:cs="Courier New"/>
          <w:color w:val="000000"/>
          <w:sz w:val="21"/>
          <w:szCs w:val="21"/>
          <w:lang w:val="en-IN" w:eastAsia="en-IN"/>
        </w:rPr>
        <w:t>sklearn.preprocessing</w:t>
      </w:r>
      <w:proofErr w:type="gramEnd"/>
      <w:r w:rsidRPr="000A77A7">
        <w:rPr>
          <w:rFonts w:ascii="Courier New" w:hAnsi="Courier New" w:cs="Courier New"/>
          <w:color w:val="000000"/>
          <w:sz w:val="21"/>
          <w:szCs w:val="21"/>
          <w:lang w:val="en-IN" w:eastAsia="en-IN"/>
        </w:rPr>
        <w:t> </w:t>
      </w: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StandardScaler</w:t>
      </w:r>
    </w:p>
    <w:p w14:paraId="03FE7101"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from</w:t>
      </w:r>
      <w:r w:rsidRPr="000A77A7">
        <w:rPr>
          <w:rFonts w:ascii="Courier New" w:hAnsi="Courier New" w:cs="Courier New"/>
          <w:color w:val="000000"/>
          <w:sz w:val="21"/>
          <w:szCs w:val="21"/>
          <w:lang w:val="en-IN" w:eastAsia="en-IN"/>
        </w:rPr>
        <w:t> </w:t>
      </w:r>
      <w:proofErr w:type="gramStart"/>
      <w:r w:rsidRPr="000A77A7">
        <w:rPr>
          <w:rFonts w:ascii="Courier New" w:hAnsi="Courier New" w:cs="Courier New"/>
          <w:color w:val="000000"/>
          <w:sz w:val="21"/>
          <w:szCs w:val="21"/>
          <w:lang w:val="en-IN" w:eastAsia="en-IN"/>
        </w:rPr>
        <w:t>sklearn.metrics</w:t>
      </w:r>
      <w:proofErr w:type="gramEnd"/>
      <w:r w:rsidRPr="000A77A7">
        <w:rPr>
          <w:rFonts w:ascii="Courier New" w:hAnsi="Courier New" w:cs="Courier New"/>
          <w:color w:val="000000"/>
          <w:sz w:val="21"/>
          <w:szCs w:val="21"/>
          <w:lang w:val="en-IN" w:eastAsia="en-IN"/>
        </w:rPr>
        <w:t> </w:t>
      </w: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confusion_matrix</w:t>
      </w:r>
    </w:p>
    <w:p w14:paraId="5341F85F"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from</w:t>
      </w:r>
      <w:r w:rsidRPr="000A77A7">
        <w:rPr>
          <w:rFonts w:ascii="Courier New" w:hAnsi="Courier New" w:cs="Courier New"/>
          <w:color w:val="000000"/>
          <w:sz w:val="21"/>
          <w:szCs w:val="21"/>
          <w:lang w:val="en-IN" w:eastAsia="en-IN"/>
        </w:rPr>
        <w:t> </w:t>
      </w:r>
      <w:proofErr w:type="gramStart"/>
      <w:r w:rsidRPr="000A77A7">
        <w:rPr>
          <w:rFonts w:ascii="Courier New" w:hAnsi="Courier New" w:cs="Courier New"/>
          <w:color w:val="000000"/>
          <w:sz w:val="21"/>
          <w:szCs w:val="21"/>
          <w:lang w:val="en-IN" w:eastAsia="en-IN"/>
        </w:rPr>
        <w:t>sklearn.metrics</w:t>
      </w:r>
      <w:proofErr w:type="gramEnd"/>
      <w:r w:rsidRPr="000A77A7">
        <w:rPr>
          <w:rFonts w:ascii="Courier New" w:hAnsi="Courier New" w:cs="Courier New"/>
          <w:color w:val="000000"/>
          <w:sz w:val="21"/>
          <w:szCs w:val="21"/>
          <w:lang w:val="en-IN" w:eastAsia="en-IN"/>
        </w:rPr>
        <w:t> </w:t>
      </w: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ConfusionMatrixDisplay</w:t>
      </w:r>
    </w:p>
    <w:p w14:paraId="24E23984" w14:textId="77777777" w:rsidR="000A77A7" w:rsidRPr="000A77A7" w:rsidRDefault="000A77A7" w:rsidP="000A77A7">
      <w:pPr>
        <w:shd w:val="clear" w:color="auto" w:fill="FFFFFE"/>
        <w:spacing w:line="285" w:lineRule="atLeast"/>
        <w:jc w:val="left"/>
        <w:rPr>
          <w:rFonts w:ascii="Courier New" w:hAnsi="Courier New" w:cs="Courier New"/>
          <w:color w:val="000000"/>
          <w:sz w:val="21"/>
          <w:szCs w:val="21"/>
          <w:lang w:val="en-IN" w:eastAsia="en-IN"/>
        </w:rPr>
      </w:pPr>
      <w:r w:rsidRPr="000A77A7">
        <w:rPr>
          <w:rFonts w:ascii="Courier New" w:hAnsi="Courier New" w:cs="Courier New"/>
          <w:color w:val="AF00DB"/>
          <w:sz w:val="21"/>
          <w:szCs w:val="21"/>
          <w:lang w:val="en-IN" w:eastAsia="en-IN"/>
        </w:rPr>
        <w:t>import</w:t>
      </w:r>
      <w:r w:rsidRPr="000A77A7">
        <w:rPr>
          <w:rFonts w:ascii="Courier New" w:hAnsi="Courier New" w:cs="Courier New"/>
          <w:color w:val="000000"/>
          <w:sz w:val="21"/>
          <w:szCs w:val="21"/>
          <w:lang w:val="en-IN" w:eastAsia="en-IN"/>
        </w:rPr>
        <w:t> </w:t>
      </w:r>
      <w:proofErr w:type="gramStart"/>
      <w:r w:rsidRPr="000A77A7">
        <w:rPr>
          <w:rFonts w:ascii="Courier New" w:hAnsi="Courier New" w:cs="Courier New"/>
          <w:color w:val="000000"/>
          <w:sz w:val="21"/>
          <w:szCs w:val="21"/>
          <w:lang w:val="en-IN" w:eastAsia="en-IN"/>
        </w:rPr>
        <w:t>matplotlib.pyplot</w:t>
      </w:r>
      <w:proofErr w:type="gramEnd"/>
      <w:r w:rsidRPr="000A77A7">
        <w:rPr>
          <w:rFonts w:ascii="Courier New" w:hAnsi="Courier New" w:cs="Courier New"/>
          <w:color w:val="000000"/>
          <w:sz w:val="21"/>
          <w:szCs w:val="21"/>
          <w:lang w:val="en-IN" w:eastAsia="en-IN"/>
        </w:rPr>
        <w:t> </w:t>
      </w:r>
      <w:r w:rsidRPr="000A77A7">
        <w:rPr>
          <w:rFonts w:ascii="Courier New" w:hAnsi="Courier New" w:cs="Courier New"/>
          <w:color w:val="AF00DB"/>
          <w:sz w:val="21"/>
          <w:szCs w:val="21"/>
          <w:lang w:val="en-IN" w:eastAsia="en-IN"/>
        </w:rPr>
        <w:t>as</w:t>
      </w:r>
      <w:r w:rsidRPr="000A77A7">
        <w:rPr>
          <w:rFonts w:ascii="Courier New" w:hAnsi="Courier New" w:cs="Courier New"/>
          <w:color w:val="000000"/>
          <w:sz w:val="21"/>
          <w:szCs w:val="21"/>
          <w:lang w:val="en-IN" w:eastAsia="en-IN"/>
        </w:rPr>
        <w:t> plt</w:t>
      </w:r>
    </w:p>
    <w:p w14:paraId="15C5511A" w14:textId="77777777" w:rsidR="00AD7441" w:rsidRDefault="00AD7441" w:rsidP="004241F4">
      <w:pPr>
        <w:shd w:val="clear" w:color="auto" w:fill="FFFFFE"/>
        <w:jc w:val="left"/>
        <w:rPr>
          <w:color w:val="212121"/>
          <w:sz w:val="35"/>
          <w:szCs w:val="35"/>
          <w:lang w:val="en-IN" w:eastAsia="en-IN"/>
        </w:rPr>
      </w:pPr>
      <w:r w:rsidRPr="00AD7441">
        <w:rPr>
          <w:color w:val="212121"/>
          <w:sz w:val="35"/>
          <w:szCs w:val="35"/>
          <w:lang w:val="en-IN" w:eastAsia="en-IN"/>
        </w:rPr>
        <w:t>Loading the data</w:t>
      </w:r>
    </w:p>
    <w:p w14:paraId="4DC5053F"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Path to the folders</w:t>
      </w:r>
    </w:p>
    <w:p w14:paraId="1A672193"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mpox_path = </w:t>
      </w:r>
      <w:r w:rsidRPr="00AD7441">
        <w:rPr>
          <w:rFonts w:ascii="Courier New" w:hAnsi="Courier New" w:cs="Courier New"/>
          <w:color w:val="A31515"/>
          <w:sz w:val="21"/>
          <w:szCs w:val="21"/>
          <w:lang w:val="en-IN" w:eastAsia="en-IN"/>
        </w:rPr>
        <w:t>'/content/drive/MyDrive/mpox/Augmented Images/Augmented Images/Monkeypox_augmented'</w:t>
      </w:r>
    </w:p>
    <w:p w14:paraId="017FB62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non_mpox_path= </w:t>
      </w:r>
      <w:r w:rsidRPr="00AD7441">
        <w:rPr>
          <w:rFonts w:ascii="Courier New" w:hAnsi="Courier New" w:cs="Courier New"/>
          <w:color w:val="A31515"/>
          <w:sz w:val="21"/>
          <w:szCs w:val="21"/>
          <w:lang w:val="en-IN" w:eastAsia="en-IN"/>
        </w:rPr>
        <w:t>'/content/drive/MyDrive/mpox/Augmented Images/Augmented Images/Others_augmented'</w:t>
      </w:r>
    </w:p>
    <w:p w14:paraId="1B7BE763"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img_size = (</w:t>
      </w:r>
      <w:r w:rsidRPr="00AD7441">
        <w:rPr>
          <w:rFonts w:ascii="Courier New" w:hAnsi="Courier New" w:cs="Courier New"/>
          <w:color w:val="098156"/>
          <w:sz w:val="21"/>
          <w:szCs w:val="21"/>
          <w:lang w:val="en-IN" w:eastAsia="en-IN"/>
        </w:rPr>
        <w:t>200</w:t>
      </w:r>
      <w:r w:rsidRPr="00AD7441">
        <w:rPr>
          <w:rFonts w:ascii="Courier New" w:hAnsi="Courier New" w:cs="Courier New"/>
          <w:color w:val="000000"/>
          <w:sz w:val="21"/>
          <w:szCs w:val="21"/>
          <w:lang w:val="en-IN" w:eastAsia="en-IN"/>
        </w:rPr>
        <w:t>, </w:t>
      </w:r>
      <w:r w:rsidRPr="00AD7441">
        <w:rPr>
          <w:rFonts w:ascii="Courier New" w:hAnsi="Courier New" w:cs="Courier New"/>
          <w:color w:val="098156"/>
          <w:sz w:val="21"/>
          <w:szCs w:val="21"/>
          <w:lang w:val="en-IN" w:eastAsia="en-IN"/>
        </w:rPr>
        <w:t>200</w:t>
      </w:r>
      <w:r w:rsidRPr="00AD7441">
        <w:rPr>
          <w:rFonts w:ascii="Courier New" w:hAnsi="Courier New" w:cs="Courier New"/>
          <w:color w:val="000000"/>
          <w:sz w:val="21"/>
          <w:szCs w:val="21"/>
          <w:lang w:val="en-IN" w:eastAsia="en-IN"/>
        </w:rPr>
        <w:t>)</w:t>
      </w:r>
    </w:p>
    <w:p w14:paraId="7B68860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73EB71D4"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Listing all the files in the two folders</w:t>
      </w:r>
    </w:p>
    <w:p w14:paraId="2A7AD72A"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mpox_files = </w:t>
      </w:r>
      <w:proofErr w:type="gramStart"/>
      <w:r w:rsidRPr="00AD7441">
        <w:rPr>
          <w:rFonts w:ascii="Courier New" w:hAnsi="Courier New" w:cs="Courier New"/>
          <w:color w:val="000000"/>
          <w:sz w:val="21"/>
          <w:szCs w:val="21"/>
          <w:lang w:val="en-IN" w:eastAsia="en-IN"/>
        </w:rPr>
        <w:t>os.listdir</w:t>
      </w:r>
      <w:proofErr w:type="gramEnd"/>
      <w:r w:rsidRPr="00AD7441">
        <w:rPr>
          <w:rFonts w:ascii="Courier New" w:hAnsi="Courier New" w:cs="Courier New"/>
          <w:color w:val="000000"/>
          <w:sz w:val="21"/>
          <w:szCs w:val="21"/>
          <w:lang w:val="en-IN" w:eastAsia="en-IN"/>
        </w:rPr>
        <w:t>(mpox_path)</w:t>
      </w:r>
    </w:p>
    <w:p w14:paraId="459D378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non_mpox_files = </w:t>
      </w:r>
      <w:proofErr w:type="gramStart"/>
      <w:r w:rsidRPr="00AD7441">
        <w:rPr>
          <w:rFonts w:ascii="Courier New" w:hAnsi="Courier New" w:cs="Courier New"/>
          <w:color w:val="000000"/>
          <w:sz w:val="21"/>
          <w:szCs w:val="21"/>
          <w:lang w:val="en-IN" w:eastAsia="en-IN"/>
        </w:rPr>
        <w:t>os.listdir</w:t>
      </w:r>
      <w:proofErr w:type="gramEnd"/>
      <w:r w:rsidRPr="00AD7441">
        <w:rPr>
          <w:rFonts w:ascii="Courier New" w:hAnsi="Courier New" w:cs="Courier New"/>
          <w:color w:val="000000"/>
          <w:sz w:val="21"/>
          <w:szCs w:val="21"/>
          <w:lang w:val="en-IN" w:eastAsia="en-IN"/>
        </w:rPr>
        <w:t>(non_mpox_path)</w:t>
      </w:r>
    </w:p>
    <w:p w14:paraId="3B691F7F"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4AEA2DF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Empty arrays to store the images and labels</w:t>
      </w:r>
    </w:p>
    <w:p w14:paraId="14F24CFA"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images = []</w:t>
      </w:r>
    </w:p>
    <w:p w14:paraId="2E7FCA0B"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labels = []</w:t>
      </w:r>
    </w:p>
    <w:p w14:paraId="7776DCD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2602091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Loading and preprocessing the images from mpox_files</w:t>
      </w:r>
    </w:p>
    <w:p w14:paraId="3723254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for</w:t>
      </w:r>
      <w:r w:rsidRPr="00AD7441">
        <w:rPr>
          <w:rFonts w:ascii="Courier New" w:hAnsi="Courier New" w:cs="Courier New"/>
          <w:color w:val="000000"/>
          <w:sz w:val="21"/>
          <w:szCs w:val="21"/>
          <w:lang w:val="en-IN" w:eastAsia="en-IN"/>
        </w:rPr>
        <w:t> </w:t>
      </w:r>
      <w:r w:rsidRPr="00AD7441">
        <w:rPr>
          <w:rFonts w:ascii="Courier New" w:hAnsi="Courier New" w:cs="Courier New"/>
          <w:color w:val="001080"/>
          <w:sz w:val="21"/>
          <w:szCs w:val="21"/>
          <w:lang w:val="en-IN" w:eastAsia="en-IN"/>
        </w:rPr>
        <w:t>file</w:t>
      </w:r>
      <w:r w:rsidRPr="00AD7441">
        <w:rPr>
          <w:rFonts w:ascii="Courier New" w:hAnsi="Courier New" w:cs="Courier New"/>
          <w:color w:val="000000"/>
          <w:sz w:val="21"/>
          <w:szCs w:val="21"/>
          <w:lang w:val="en-IN" w:eastAsia="en-IN"/>
        </w:rPr>
        <w:t> </w:t>
      </w:r>
      <w:r w:rsidRPr="00AD7441">
        <w:rPr>
          <w:rFonts w:ascii="Courier New" w:hAnsi="Courier New" w:cs="Courier New"/>
          <w:color w:val="0000FF"/>
          <w:sz w:val="21"/>
          <w:szCs w:val="21"/>
          <w:lang w:val="en-IN" w:eastAsia="en-IN"/>
        </w:rPr>
        <w:t>in</w:t>
      </w:r>
      <w:r w:rsidRPr="00AD7441">
        <w:rPr>
          <w:rFonts w:ascii="Courier New" w:hAnsi="Courier New" w:cs="Courier New"/>
          <w:color w:val="000000"/>
          <w:sz w:val="21"/>
          <w:szCs w:val="21"/>
          <w:lang w:val="en-IN" w:eastAsia="en-IN"/>
        </w:rPr>
        <w:t> mpox_files:</w:t>
      </w:r>
    </w:p>
    <w:p w14:paraId="5A5AB71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img_path = </w:t>
      </w:r>
      <w:proofErr w:type="gramStart"/>
      <w:r w:rsidRPr="00AD7441">
        <w:rPr>
          <w:rFonts w:ascii="Courier New" w:hAnsi="Courier New" w:cs="Courier New"/>
          <w:color w:val="000000"/>
          <w:sz w:val="21"/>
          <w:szCs w:val="21"/>
          <w:lang w:val="en-IN" w:eastAsia="en-IN"/>
        </w:rPr>
        <w:t>os.path</w:t>
      </w:r>
      <w:proofErr w:type="gramEnd"/>
      <w:r w:rsidRPr="00AD7441">
        <w:rPr>
          <w:rFonts w:ascii="Courier New" w:hAnsi="Courier New" w:cs="Courier New"/>
          <w:color w:val="000000"/>
          <w:sz w:val="21"/>
          <w:szCs w:val="21"/>
          <w:lang w:val="en-IN" w:eastAsia="en-IN"/>
        </w:rPr>
        <w:t>.join(mpox_path, </w:t>
      </w:r>
      <w:r w:rsidRPr="00AD7441">
        <w:rPr>
          <w:rFonts w:ascii="Courier New" w:hAnsi="Courier New" w:cs="Courier New"/>
          <w:color w:val="001080"/>
          <w:sz w:val="21"/>
          <w:szCs w:val="21"/>
          <w:lang w:val="en-IN" w:eastAsia="en-IN"/>
        </w:rPr>
        <w:t>file</w:t>
      </w:r>
      <w:r w:rsidRPr="00AD7441">
        <w:rPr>
          <w:rFonts w:ascii="Courier New" w:hAnsi="Courier New" w:cs="Courier New"/>
          <w:color w:val="000000"/>
          <w:sz w:val="21"/>
          <w:szCs w:val="21"/>
          <w:lang w:val="en-IN" w:eastAsia="en-IN"/>
        </w:rPr>
        <w:t>)</w:t>
      </w:r>
    </w:p>
    <w:p w14:paraId="652DD493"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 = cv2.imread(img_path)</w:t>
      </w:r>
    </w:p>
    <w:p w14:paraId="2A40FD9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 = cv2.resize(</w:t>
      </w:r>
      <w:proofErr w:type="gramStart"/>
      <w:r w:rsidRPr="00AD7441">
        <w:rPr>
          <w:rFonts w:ascii="Courier New" w:hAnsi="Courier New" w:cs="Courier New"/>
          <w:color w:val="000000"/>
          <w:sz w:val="21"/>
          <w:szCs w:val="21"/>
          <w:lang w:val="en-IN" w:eastAsia="en-IN"/>
        </w:rPr>
        <w:t>img,img</w:t>
      </w:r>
      <w:proofErr w:type="gramEnd"/>
      <w:r w:rsidRPr="00AD7441">
        <w:rPr>
          <w:rFonts w:ascii="Courier New" w:hAnsi="Courier New" w:cs="Courier New"/>
          <w:color w:val="000000"/>
          <w:sz w:val="21"/>
          <w:szCs w:val="21"/>
          <w:lang w:val="en-IN" w:eastAsia="en-IN"/>
        </w:rPr>
        <w:t>_size)</w:t>
      </w:r>
    </w:p>
    <w:p w14:paraId="1A4D832B"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img_gray = cv2.cvtColor(img, cv2.COLOR_BGR2GRAY)</w:t>
      </w:r>
    </w:p>
    <w:p w14:paraId="2AADBF0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img_flatten = img_</w:t>
      </w:r>
      <w:proofErr w:type="gramStart"/>
      <w:r w:rsidRPr="00AD7441">
        <w:rPr>
          <w:rFonts w:ascii="Courier New" w:hAnsi="Courier New" w:cs="Courier New"/>
          <w:color w:val="000000"/>
          <w:sz w:val="21"/>
          <w:szCs w:val="21"/>
          <w:lang w:val="en-IN" w:eastAsia="en-IN"/>
        </w:rPr>
        <w:t>gray.flatten</w:t>
      </w:r>
      <w:proofErr w:type="gramEnd"/>
      <w:r w:rsidRPr="00AD7441">
        <w:rPr>
          <w:rFonts w:ascii="Courier New" w:hAnsi="Courier New" w:cs="Courier New"/>
          <w:color w:val="000000"/>
          <w:sz w:val="21"/>
          <w:szCs w:val="21"/>
          <w:lang w:val="en-IN" w:eastAsia="en-IN"/>
        </w:rPr>
        <w:t>()</w:t>
      </w:r>
    </w:p>
    <w:p w14:paraId="6685F7B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images.append</w:t>
      </w:r>
      <w:proofErr w:type="gramEnd"/>
      <w:r w:rsidRPr="00AD7441">
        <w:rPr>
          <w:rFonts w:ascii="Courier New" w:hAnsi="Courier New" w:cs="Courier New"/>
          <w:color w:val="000000"/>
          <w:sz w:val="21"/>
          <w:szCs w:val="21"/>
          <w:lang w:val="en-IN" w:eastAsia="en-IN"/>
        </w:rPr>
        <w:t>(img_flatten)</w:t>
      </w:r>
    </w:p>
    <w:p w14:paraId="3C7CD33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labels.append</w:t>
      </w:r>
      <w:proofErr w:type="gramEnd"/>
      <w:r w:rsidRPr="00AD7441">
        <w:rPr>
          <w:rFonts w:ascii="Courier New" w:hAnsi="Courier New" w:cs="Courier New"/>
          <w:color w:val="000000"/>
          <w:sz w:val="21"/>
          <w:szCs w:val="21"/>
          <w:lang w:val="en-IN" w:eastAsia="en-IN"/>
        </w:rPr>
        <w: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p>
    <w:p w14:paraId="1BC0A80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48F9BD8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Loading and preprocessing the images from non_mpox_files</w:t>
      </w:r>
    </w:p>
    <w:p w14:paraId="2FE7A58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for</w:t>
      </w:r>
      <w:r w:rsidRPr="00AD7441">
        <w:rPr>
          <w:rFonts w:ascii="Courier New" w:hAnsi="Courier New" w:cs="Courier New"/>
          <w:color w:val="000000"/>
          <w:sz w:val="21"/>
          <w:szCs w:val="21"/>
          <w:lang w:val="en-IN" w:eastAsia="en-IN"/>
        </w:rPr>
        <w:t> </w:t>
      </w:r>
      <w:r w:rsidRPr="00AD7441">
        <w:rPr>
          <w:rFonts w:ascii="Courier New" w:hAnsi="Courier New" w:cs="Courier New"/>
          <w:color w:val="001080"/>
          <w:sz w:val="21"/>
          <w:szCs w:val="21"/>
          <w:lang w:val="en-IN" w:eastAsia="en-IN"/>
        </w:rPr>
        <w:t>file</w:t>
      </w:r>
      <w:r w:rsidRPr="00AD7441">
        <w:rPr>
          <w:rFonts w:ascii="Courier New" w:hAnsi="Courier New" w:cs="Courier New"/>
          <w:color w:val="000000"/>
          <w:sz w:val="21"/>
          <w:szCs w:val="21"/>
          <w:lang w:val="en-IN" w:eastAsia="en-IN"/>
        </w:rPr>
        <w:t> </w:t>
      </w:r>
      <w:r w:rsidRPr="00AD7441">
        <w:rPr>
          <w:rFonts w:ascii="Courier New" w:hAnsi="Courier New" w:cs="Courier New"/>
          <w:color w:val="0000FF"/>
          <w:sz w:val="21"/>
          <w:szCs w:val="21"/>
          <w:lang w:val="en-IN" w:eastAsia="en-IN"/>
        </w:rPr>
        <w:t>in</w:t>
      </w:r>
      <w:r w:rsidRPr="00AD7441">
        <w:rPr>
          <w:rFonts w:ascii="Courier New" w:hAnsi="Courier New" w:cs="Courier New"/>
          <w:color w:val="000000"/>
          <w:sz w:val="21"/>
          <w:szCs w:val="21"/>
          <w:lang w:val="en-IN" w:eastAsia="en-IN"/>
        </w:rPr>
        <w:t> non_mpox_files:</w:t>
      </w:r>
    </w:p>
    <w:p w14:paraId="64C4FCB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img_path = </w:t>
      </w:r>
      <w:proofErr w:type="gramStart"/>
      <w:r w:rsidRPr="00AD7441">
        <w:rPr>
          <w:rFonts w:ascii="Courier New" w:hAnsi="Courier New" w:cs="Courier New"/>
          <w:color w:val="000000"/>
          <w:sz w:val="21"/>
          <w:szCs w:val="21"/>
          <w:lang w:val="en-IN" w:eastAsia="en-IN"/>
        </w:rPr>
        <w:t>os.path</w:t>
      </w:r>
      <w:proofErr w:type="gramEnd"/>
      <w:r w:rsidRPr="00AD7441">
        <w:rPr>
          <w:rFonts w:ascii="Courier New" w:hAnsi="Courier New" w:cs="Courier New"/>
          <w:color w:val="000000"/>
          <w:sz w:val="21"/>
          <w:szCs w:val="21"/>
          <w:lang w:val="en-IN" w:eastAsia="en-IN"/>
        </w:rPr>
        <w:t>.join(non_mpox_path, </w:t>
      </w:r>
      <w:r w:rsidRPr="00AD7441">
        <w:rPr>
          <w:rFonts w:ascii="Courier New" w:hAnsi="Courier New" w:cs="Courier New"/>
          <w:color w:val="001080"/>
          <w:sz w:val="21"/>
          <w:szCs w:val="21"/>
          <w:lang w:val="en-IN" w:eastAsia="en-IN"/>
        </w:rPr>
        <w:t>file</w:t>
      </w:r>
      <w:r w:rsidRPr="00AD7441">
        <w:rPr>
          <w:rFonts w:ascii="Courier New" w:hAnsi="Courier New" w:cs="Courier New"/>
          <w:color w:val="000000"/>
          <w:sz w:val="21"/>
          <w:szCs w:val="21"/>
          <w:lang w:val="en-IN" w:eastAsia="en-IN"/>
        </w:rPr>
        <w:t>)</w:t>
      </w:r>
    </w:p>
    <w:p w14:paraId="741FAA74"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 = cv2.imread(img_path)</w:t>
      </w:r>
    </w:p>
    <w:p w14:paraId="7DDB2A4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 = cv2.resize(img, img_size) </w:t>
      </w:r>
    </w:p>
    <w:p w14:paraId="5BF12B93"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img_gray = cv2.cvtColor(img, cv2.COLOR_BGR2GRAY)</w:t>
      </w:r>
    </w:p>
    <w:p w14:paraId="4E217B2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img_flatten = img_</w:t>
      </w:r>
      <w:proofErr w:type="gramStart"/>
      <w:r w:rsidRPr="00AD7441">
        <w:rPr>
          <w:rFonts w:ascii="Courier New" w:hAnsi="Courier New" w:cs="Courier New"/>
          <w:color w:val="000000"/>
          <w:sz w:val="21"/>
          <w:szCs w:val="21"/>
          <w:lang w:val="en-IN" w:eastAsia="en-IN"/>
        </w:rPr>
        <w:t>gray.flatten</w:t>
      </w:r>
      <w:proofErr w:type="gramEnd"/>
      <w:r w:rsidRPr="00AD7441">
        <w:rPr>
          <w:rFonts w:ascii="Courier New" w:hAnsi="Courier New" w:cs="Courier New"/>
          <w:color w:val="000000"/>
          <w:sz w:val="21"/>
          <w:szCs w:val="21"/>
          <w:lang w:val="en-IN" w:eastAsia="en-IN"/>
        </w:rPr>
        <w:t>()</w:t>
      </w:r>
    </w:p>
    <w:p w14:paraId="757E24F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images.append</w:t>
      </w:r>
      <w:proofErr w:type="gramEnd"/>
      <w:r w:rsidRPr="00AD7441">
        <w:rPr>
          <w:rFonts w:ascii="Courier New" w:hAnsi="Courier New" w:cs="Courier New"/>
          <w:color w:val="000000"/>
          <w:sz w:val="21"/>
          <w:szCs w:val="21"/>
          <w:lang w:val="en-IN" w:eastAsia="en-IN"/>
        </w:rPr>
        <w:t>(img_flatten)</w:t>
      </w:r>
    </w:p>
    <w:p w14:paraId="035DE2F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labels.append</w:t>
      </w:r>
      <w:proofErr w:type="gramEnd"/>
      <w:r w:rsidRPr="00AD7441">
        <w:rPr>
          <w:rFonts w:ascii="Courier New" w:hAnsi="Courier New" w:cs="Courier New"/>
          <w:color w:val="000000"/>
          <w:sz w:val="21"/>
          <w:szCs w:val="21"/>
          <w:lang w:val="en-IN" w:eastAsia="en-IN"/>
        </w:rPr>
        <w:t>(</w:t>
      </w:r>
      <w:r w:rsidRPr="00AD7441">
        <w:rPr>
          <w:rFonts w:ascii="Courier New" w:hAnsi="Courier New" w:cs="Courier New"/>
          <w:color w:val="098156"/>
          <w:sz w:val="21"/>
          <w:szCs w:val="21"/>
          <w:lang w:val="en-IN" w:eastAsia="en-IN"/>
        </w:rPr>
        <w:t>0</w:t>
      </w:r>
      <w:r w:rsidRPr="00AD7441">
        <w:rPr>
          <w:rFonts w:ascii="Courier New" w:hAnsi="Courier New" w:cs="Courier New"/>
          <w:color w:val="000000"/>
          <w:sz w:val="21"/>
          <w:szCs w:val="21"/>
          <w:lang w:val="en-IN" w:eastAsia="en-IN"/>
        </w:rPr>
        <w:t>)</w:t>
      </w:r>
    </w:p>
    <w:p w14:paraId="43D9DF19" w14:textId="77777777" w:rsidR="00AD7441" w:rsidRDefault="00AD7441" w:rsidP="00AD7441">
      <w:pPr>
        <w:shd w:val="clear" w:color="auto" w:fill="FFFFFE"/>
        <w:jc w:val="left"/>
        <w:rPr>
          <w:color w:val="212121"/>
          <w:sz w:val="35"/>
          <w:szCs w:val="35"/>
          <w:lang w:val="en-IN" w:eastAsia="en-IN"/>
        </w:rPr>
      </w:pPr>
      <w:r w:rsidRPr="00AD7441">
        <w:rPr>
          <w:color w:val="212121"/>
          <w:sz w:val="35"/>
          <w:szCs w:val="35"/>
          <w:lang w:val="en-IN" w:eastAsia="en-IN"/>
        </w:rPr>
        <w:t>Assigning Variables, Normalising and</w:t>
      </w:r>
      <w:r>
        <w:rPr>
          <w:color w:val="212121"/>
          <w:sz w:val="35"/>
          <w:szCs w:val="35"/>
          <w:lang w:val="en-IN" w:eastAsia="en-IN"/>
        </w:rPr>
        <w:t xml:space="preserve"> </w:t>
      </w:r>
      <w:r w:rsidRPr="00AD7441">
        <w:rPr>
          <w:color w:val="212121"/>
          <w:sz w:val="35"/>
          <w:szCs w:val="35"/>
          <w:lang w:val="en-IN" w:eastAsia="en-IN"/>
        </w:rPr>
        <w:t>Shuffling</w:t>
      </w:r>
    </w:p>
    <w:p w14:paraId="18509E1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Convert the images and labels to numpy arrays</w:t>
      </w:r>
    </w:p>
    <w:p w14:paraId="67CDDAA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X = </w:t>
      </w:r>
      <w:proofErr w:type="gramStart"/>
      <w:r w:rsidRPr="00AD7441">
        <w:rPr>
          <w:rFonts w:ascii="Courier New" w:hAnsi="Courier New" w:cs="Courier New"/>
          <w:color w:val="000000"/>
          <w:sz w:val="21"/>
          <w:szCs w:val="21"/>
          <w:lang w:val="en-IN" w:eastAsia="en-IN"/>
        </w:rPr>
        <w:t>np.array</w:t>
      </w:r>
      <w:proofErr w:type="gramEnd"/>
      <w:r w:rsidRPr="00AD7441">
        <w:rPr>
          <w:rFonts w:ascii="Courier New" w:hAnsi="Courier New" w:cs="Courier New"/>
          <w:color w:val="000000"/>
          <w:sz w:val="21"/>
          <w:szCs w:val="21"/>
          <w:lang w:val="en-IN" w:eastAsia="en-IN"/>
        </w:rPr>
        <w:t>(images)</w:t>
      </w:r>
    </w:p>
    <w:p w14:paraId="5F4A340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y = </w:t>
      </w:r>
      <w:proofErr w:type="gramStart"/>
      <w:r w:rsidRPr="00AD7441">
        <w:rPr>
          <w:rFonts w:ascii="Courier New" w:hAnsi="Courier New" w:cs="Courier New"/>
          <w:color w:val="000000"/>
          <w:sz w:val="21"/>
          <w:szCs w:val="21"/>
          <w:lang w:val="en-IN" w:eastAsia="en-IN"/>
        </w:rPr>
        <w:t>np.array</w:t>
      </w:r>
      <w:proofErr w:type="gramEnd"/>
      <w:r w:rsidRPr="00AD7441">
        <w:rPr>
          <w:rFonts w:ascii="Courier New" w:hAnsi="Courier New" w:cs="Courier New"/>
          <w:color w:val="000000"/>
          <w:sz w:val="21"/>
          <w:szCs w:val="21"/>
          <w:lang w:val="en-IN" w:eastAsia="en-IN"/>
        </w:rPr>
        <w:t>(labels)</w:t>
      </w:r>
    </w:p>
    <w:p w14:paraId="3CB9BD1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3C97F41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Normalizing the Vectors</w:t>
      </w:r>
    </w:p>
    <w:p w14:paraId="2C7B32C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scaler = </w:t>
      </w:r>
      <w:proofErr w:type="gramStart"/>
      <w:r w:rsidRPr="00AD7441">
        <w:rPr>
          <w:rFonts w:ascii="Courier New" w:hAnsi="Courier New" w:cs="Courier New"/>
          <w:color w:val="000000"/>
          <w:sz w:val="21"/>
          <w:szCs w:val="21"/>
          <w:lang w:val="en-IN" w:eastAsia="en-IN"/>
        </w:rPr>
        <w:t>StandardScaler(</w:t>
      </w:r>
      <w:proofErr w:type="gramEnd"/>
      <w:r w:rsidRPr="00AD7441">
        <w:rPr>
          <w:rFonts w:ascii="Courier New" w:hAnsi="Courier New" w:cs="Courier New"/>
          <w:color w:val="000000"/>
          <w:sz w:val="21"/>
          <w:szCs w:val="21"/>
          <w:lang w:val="en-IN" w:eastAsia="en-IN"/>
        </w:rPr>
        <w:t>)</w:t>
      </w:r>
    </w:p>
    <w:p w14:paraId="0D57C6C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X = scaler.fit_transform(X)</w:t>
      </w:r>
    </w:p>
    <w:p w14:paraId="7B71628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47DDFBF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X and y vectors</w:t>
      </w:r>
    </w:p>
    <w:p w14:paraId="2A18C0B3"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"X values:- \n"</w:t>
      </w:r>
      <w:r w:rsidRPr="00AD7441">
        <w:rPr>
          <w:rFonts w:ascii="Courier New" w:hAnsi="Courier New" w:cs="Courier New"/>
          <w:color w:val="000000"/>
          <w:sz w:val="21"/>
          <w:szCs w:val="21"/>
          <w:lang w:val="en-IN" w:eastAsia="en-IN"/>
        </w:rPr>
        <w:t>, X)</w:t>
      </w:r>
    </w:p>
    <w:p w14:paraId="12A557D1"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"\ny values:- \n"</w:t>
      </w:r>
      <w:r w:rsidRPr="00AD7441">
        <w:rPr>
          <w:rFonts w:ascii="Courier New" w:hAnsi="Courier New" w:cs="Courier New"/>
          <w:color w:val="000000"/>
          <w:sz w:val="21"/>
          <w:szCs w:val="21"/>
          <w:lang w:val="en-IN" w:eastAsia="en-IN"/>
        </w:rPr>
        <w:t>, y)</w:t>
      </w:r>
    </w:p>
    <w:p w14:paraId="6C2696A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1F6EB1E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Shape of the dataset</w:t>
      </w:r>
    </w:p>
    <w:p w14:paraId="74ABC2F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'\nX shape:'</w:t>
      </w:r>
      <w:r w:rsidRPr="00AD7441">
        <w:rPr>
          <w:rFonts w:ascii="Courier New" w:hAnsi="Courier New" w:cs="Courier New"/>
          <w:color w:val="000000"/>
          <w:sz w:val="21"/>
          <w:szCs w:val="21"/>
          <w:lang w:val="en-IN" w:eastAsia="en-IN"/>
        </w:rPr>
        <w:t>, X.shape)</w:t>
      </w:r>
    </w:p>
    <w:p w14:paraId="7C631B4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'y shape:'</w:t>
      </w:r>
      <w:r w:rsidRPr="00AD7441">
        <w:rPr>
          <w:rFonts w:ascii="Courier New" w:hAnsi="Courier New" w:cs="Courier New"/>
          <w:color w:val="000000"/>
          <w:sz w:val="21"/>
          <w:szCs w:val="21"/>
          <w:lang w:val="en-IN" w:eastAsia="en-IN"/>
        </w:rPr>
        <w:t>, y.shape)</w:t>
      </w:r>
    </w:p>
    <w:p w14:paraId="011955F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4403DE5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Binary class counts</w:t>
      </w:r>
    </w:p>
    <w:p w14:paraId="637581E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counts = </w:t>
      </w:r>
      <w:proofErr w:type="gramStart"/>
      <w:r w:rsidRPr="00AD7441">
        <w:rPr>
          <w:rFonts w:ascii="Courier New" w:hAnsi="Courier New" w:cs="Courier New"/>
          <w:color w:val="000000"/>
          <w:sz w:val="21"/>
          <w:szCs w:val="21"/>
          <w:lang w:val="en-IN" w:eastAsia="en-IN"/>
        </w:rPr>
        <w:t>np.bincount</w:t>
      </w:r>
      <w:proofErr w:type="gramEnd"/>
      <w:r w:rsidRPr="00AD7441">
        <w:rPr>
          <w:rFonts w:ascii="Courier New" w:hAnsi="Courier New" w:cs="Courier New"/>
          <w:color w:val="000000"/>
          <w:sz w:val="21"/>
          <w:szCs w:val="21"/>
          <w:lang w:val="en-IN" w:eastAsia="en-IN"/>
        </w:rPr>
        <w:t>(y)</w:t>
      </w:r>
    </w:p>
    <w:p w14:paraId="2E04649D"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"class count: "</w:t>
      </w:r>
      <w:r w:rsidRPr="00AD7441">
        <w:rPr>
          <w:rFonts w:ascii="Courier New" w:hAnsi="Courier New" w:cs="Courier New"/>
          <w:color w:val="000000"/>
          <w:sz w:val="21"/>
          <w:szCs w:val="21"/>
          <w:lang w:val="en-IN" w:eastAsia="en-IN"/>
        </w:rPr>
        <w:t>, counts)</w:t>
      </w:r>
    </w:p>
    <w:p w14:paraId="7994A6A2"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X </w:t>
      </w:r>
      <w:proofErr w:type="gramStart"/>
      <w:r w:rsidRPr="00AD7441">
        <w:rPr>
          <w:rFonts w:ascii="Courier New" w:hAnsi="Courier New" w:cs="Courier New"/>
          <w:color w:val="212121"/>
          <w:sz w:val="21"/>
          <w:szCs w:val="21"/>
          <w:shd w:val="clear" w:color="auto" w:fill="FFFFFF"/>
          <w:lang w:val="en-IN" w:eastAsia="en-IN"/>
        </w:rPr>
        <w:t>values:-</w:t>
      </w:r>
      <w:proofErr w:type="gramEnd"/>
      <w:r w:rsidRPr="00AD7441">
        <w:rPr>
          <w:rFonts w:ascii="Courier New" w:hAnsi="Courier New" w:cs="Courier New"/>
          <w:color w:val="212121"/>
          <w:sz w:val="21"/>
          <w:szCs w:val="21"/>
          <w:shd w:val="clear" w:color="auto" w:fill="FFFFFF"/>
          <w:lang w:val="en-IN" w:eastAsia="en-IN"/>
        </w:rPr>
        <w:t xml:space="preserve"> </w:t>
      </w:r>
    </w:p>
    <w:p w14:paraId="56C99F9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[[-1.51543451 -1.52141135 -1.</w:t>
      </w:r>
      <w:proofErr w:type="gramStart"/>
      <w:r w:rsidRPr="00AD7441">
        <w:rPr>
          <w:rFonts w:ascii="Courier New" w:hAnsi="Courier New" w:cs="Courier New"/>
          <w:color w:val="212121"/>
          <w:sz w:val="21"/>
          <w:szCs w:val="21"/>
          <w:shd w:val="clear" w:color="auto" w:fill="FFFFFF"/>
          <w:lang w:val="en-IN" w:eastAsia="en-IN"/>
        </w:rPr>
        <w:t>5243884  ...</w:t>
      </w:r>
      <w:proofErr w:type="gramEnd"/>
      <w:r w:rsidRPr="00AD7441">
        <w:rPr>
          <w:rFonts w:ascii="Courier New" w:hAnsi="Courier New" w:cs="Courier New"/>
          <w:color w:val="212121"/>
          <w:sz w:val="21"/>
          <w:szCs w:val="21"/>
          <w:shd w:val="clear" w:color="auto" w:fill="FFFFFF"/>
          <w:lang w:val="en-IN" w:eastAsia="en-IN"/>
        </w:rPr>
        <w:t xml:space="preserve"> -1.54010267 -1.5261383</w:t>
      </w:r>
    </w:p>
    <w:p w14:paraId="0FFD5987"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-1.51450681]</w:t>
      </w:r>
    </w:p>
    <w:p w14:paraId="05603D7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[-1.50252319 -1.50846669 -1.51143429 ... -1.54010267 -1.5261383</w:t>
      </w:r>
    </w:p>
    <w:p w14:paraId="5822417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-1.51450681]</w:t>
      </w:r>
    </w:p>
    <w:p w14:paraId="3536402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1.57037237  1.59825202</w:t>
      </w:r>
      <w:proofErr w:type="gramEnd"/>
      <w:r w:rsidRPr="00AD7441">
        <w:rPr>
          <w:rFonts w:ascii="Courier New" w:hAnsi="Courier New" w:cs="Courier New"/>
          <w:color w:val="212121"/>
          <w:sz w:val="21"/>
          <w:szCs w:val="21"/>
          <w:shd w:val="clear" w:color="auto" w:fill="FFFFFF"/>
          <w:lang w:val="en-IN" w:eastAsia="en-IN"/>
        </w:rPr>
        <w:t xml:space="preserve">  1.61050561 ...  </w:t>
      </w:r>
      <w:proofErr w:type="gramStart"/>
      <w:r w:rsidRPr="00AD7441">
        <w:rPr>
          <w:rFonts w:ascii="Courier New" w:hAnsi="Courier New" w:cs="Courier New"/>
          <w:color w:val="212121"/>
          <w:sz w:val="21"/>
          <w:szCs w:val="21"/>
          <w:shd w:val="clear" w:color="auto" w:fill="FFFFFF"/>
          <w:lang w:val="en-IN" w:eastAsia="en-IN"/>
        </w:rPr>
        <w:t>1.87868235  1.88294697</w:t>
      </w:r>
      <w:proofErr w:type="gramEnd"/>
    </w:p>
    <w:p w14:paraId="7D4814C5"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1.87730567]</w:t>
      </w:r>
    </w:p>
    <w:p w14:paraId="5151CC6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
    <w:p w14:paraId="4A1AF7DD"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0.42126437  0.58856844</w:t>
      </w:r>
      <w:proofErr w:type="gramEnd"/>
      <w:r w:rsidRPr="00AD7441">
        <w:rPr>
          <w:rFonts w:ascii="Courier New" w:hAnsi="Courier New" w:cs="Courier New"/>
          <w:color w:val="212121"/>
          <w:sz w:val="21"/>
          <w:szCs w:val="21"/>
          <w:shd w:val="clear" w:color="auto" w:fill="FFFFFF"/>
          <w:lang w:val="en-IN" w:eastAsia="en-IN"/>
        </w:rPr>
        <w:t xml:space="preserve">  0.49645237 ...  </w:t>
      </w:r>
      <w:proofErr w:type="gramStart"/>
      <w:r w:rsidRPr="00AD7441">
        <w:rPr>
          <w:rFonts w:ascii="Courier New" w:hAnsi="Courier New" w:cs="Courier New"/>
          <w:color w:val="212121"/>
          <w:sz w:val="21"/>
          <w:szCs w:val="21"/>
          <w:shd w:val="clear" w:color="auto" w:fill="FFFFFF"/>
          <w:lang w:val="en-IN" w:eastAsia="en-IN"/>
        </w:rPr>
        <w:t>1.19492534  1.50265061</w:t>
      </w:r>
      <w:proofErr w:type="gramEnd"/>
    </w:p>
    <w:p w14:paraId="07A3A37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1.13407983]</w:t>
      </w:r>
    </w:p>
    <w:p w14:paraId="2BC2DF5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0.08556989  0.08372665</w:t>
      </w:r>
      <w:proofErr w:type="gramEnd"/>
      <w:r w:rsidRPr="00AD7441">
        <w:rPr>
          <w:rFonts w:ascii="Courier New" w:hAnsi="Courier New" w:cs="Courier New"/>
          <w:color w:val="212121"/>
          <w:sz w:val="21"/>
          <w:szCs w:val="21"/>
          <w:shd w:val="clear" w:color="auto" w:fill="FFFFFF"/>
          <w:lang w:val="en-IN" w:eastAsia="en-IN"/>
        </w:rPr>
        <w:t xml:space="preserve">  0.08192093 ... -0.0495124  -0.04569888</w:t>
      </w:r>
    </w:p>
    <w:p w14:paraId="6DFE5DD9"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-0.02805512]</w:t>
      </w:r>
    </w:p>
    <w:p w14:paraId="526340D9"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1.31214585  1.31346948</w:t>
      </w:r>
      <w:proofErr w:type="gramEnd"/>
      <w:r w:rsidRPr="00AD7441">
        <w:rPr>
          <w:rFonts w:ascii="Courier New" w:hAnsi="Courier New" w:cs="Courier New"/>
          <w:color w:val="212121"/>
          <w:sz w:val="21"/>
          <w:szCs w:val="21"/>
          <w:shd w:val="clear" w:color="auto" w:fill="FFFFFF"/>
          <w:lang w:val="en-IN" w:eastAsia="en-IN"/>
        </w:rPr>
        <w:t xml:space="preserve">  1.31256114 ...  </w:t>
      </w:r>
      <w:proofErr w:type="gramStart"/>
      <w:r w:rsidRPr="00AD7441">
        <w:rPr>
          <w:rFonts w:ascii="Courier New" w:hAnsi="Courier New" w:cs="Courier New"/>
          <w:color w:val="212121"/>
          <w:sz w:val="21"/>
          <w:szCs w:val="21"/>
          <w:shd w:val="clear" w:color="auto" w:fill="FFFFFF"/>
          <w:lang w:val="en-IN" w:eastAsia="en-IN"/>
        </w:rPr>
        <w:t>1.68723039  1.65205275</w:t>
      </w:r>
      <w:proofErr w:type="gramEnd"/>
    </w:p>
    <w:p w14:paraId="44BB97C7"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1.62055493]]</w:t>
      </w:r>
    </w:p>
    <w:p w14:paraId="6BBA8A0D"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p>
    <w:p w14:paraId="6E4F0FF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y </w:t>
      </w:r>
      <w:proofErr w:type="gramStart"/>
      <w:r w:rsidRPr="00AD7441">
        <w:rPr>
          <w:rFonts w:ascii="Courier New" w:hAnsi="Courier New" w:cs="Courier New"/>
          <w:color w:val="212121"/>
          <w:sz w:val="21"/>
          <w:szCs w:val="21"/>
          <w:shd w:val="clear" w:color="auto" w:fill="FFFFFF"/>
          <w:lang w:val="en-IN" w:eastAsia="en-IN"/>
        </w:rPr>
        <w:t>values:-</w:t>
      </w:r>
      <w:proofErr w:type="gramEnd"/>
      <w:r w:rsidRPr="00AD7441">
        <w:rPr>
          <w:rFonts w:ascii="Courier New" w:hAnsi="Courier New" w:cs="Courier New"/>
          <w:color w:val="212121"/>
          <w:sz w:val="21"/>
          <w:szCs w:val="21"/>
          <w:shd w:val="clear" w:color="auto" w:fill="FFFFFF"/>
          <w:lang w:val="en-IN" w:eastAsia="en-IN"/>
        </w:rPr>
        <w:t xml:space="preserve"> </w:t>
      </w:r>
    </w:p>
    <w:p w14:paraId="6A24E261"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 1 ... 0 0 0]</w:t>
      </w:r>
    </w:p>
    <w:p w14:paraId="240D871F"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p>
    <w:p w14:paraId="3605689C"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X shape: (3192, 40000)</w:t>
      </w:r>
    </w:p>
    <w:p w14:paraId="088AF2E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y shape: (3192,)</w:t>
      </w:r>
    </w:p>
    <w:p w14:paraId="5596482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212121"/>
          <w:sz w:val="21"/>
          <w:szCs w:val="21"/>
          <w:shd w:val="clear" w:color="auto" w:fill="FFFFFF"/>
          <w:lang w:val="en-IN" w:eastAsia="en-IN"/>
        </w:rPr>
        <w:t>class count</w:t>
      </w:r>
      <w:proofErr w:type="gramStart"/>
      <w:r w:rsidRPr="00AD7441">
        <w:rPr>
          <w:rFonts w:ascii="Courier New" w:hAnsi="Courier New" w:cs="Courier New"/>
          <w:color w:val="212121"/>
          <w:sz w:val="21"/>
          <w:szCs w:val="21"/>
          <w:shd w:val="clear" w:color="auto" w:fill="FFFFFF"/>
          <w:lang w:val="en-IN" w:eastAsia="en-IN"/>
        </w:rPr>
        <w:t>:  [</w:t>
      </w:r>
      <w:proofErr w:type="gramEnd"/>
      <w:r w:rsidRPr="00AD7441">
        <w:rPr>
          <w:rFonts w:ascii="Courier New" w:hAnsi="Courier New" w:cs="Courier New"/>
          <w:color w:val="212121"/>
          <w:sz w:val="21"/>
          <w:szCs w:val="21"/>
          <w:shd w:val="clear" w:color="auto" w:fill="FFFFFF"/>
          <w:lang w:val="en-IN" w:eastAsia="en-IN"/>
        </w:rPr>
        <w:t>1764 1428]</w:t>
      </w:r>
    </w:p>
    <w:p w14:paraId="015B337A" w14:textId="77777777" w:rsidR="00AD7441" w:rsidRDefault="00AD7441" w:rsidP="004241F4">
      <w:pPr>
        <w:shd w:val="clear" w:color="auto" w:fill="FFFFFE"/>
        <w:jc w:val="left"/>
        <w:rPr>
          <w:color w:val="212121"/>
          <w:sz w:val="35"/>
          <w:szCs w:val="35"/>
          <w:lang w:val="en-IN" w:eastAsia="en-IN"/>
        </w:rPr>
      </w:pPr>
      <w:r w:rsidRPr="00AD7441">
        <w:rPr>
          <w:color w:val="212121"/>
          <w:sz w:val="35"/>
          <w:szCs w:val="35"/>
          <w:lang w:val="en-IN" w:eastAsia="en-IN"/>
        </w:rPr>
        <w:lastRenderedPageBreak/>
        <w:t xml:space="preserve">Shuffling and </w:t>
      </w:r>
      <w:proofErr w:type="gramStart"/>
      <w:r w:rsidRPr="00AD7441">
        <w:rPr>
          <w:color w:val="212121"/>
          <w:sz w:val="35"/>
          <w:szCs w:val="35"/>
          <w:lang w:val="en-IN" w:eastAsia="en-IN"/>
        </w:rPr>
        <w:t>Splitting</w:t>
      </w:r>
      <w:proofErr w:type="gramEnd"/>
      <w:r w:rsidRPr="00AD7441">
        <w:rPr>
          <w:color w:val="212121"/>
          <w:sz w:val="35"/>
          <w:szCs w:val="35"/>
          <w:lang w:val="en-IN" w:eastAsia="en-IN"/>
        </w:rPr>
        <w:t xml:space="preserve"> the dataset into Training and Testing sets</w:t>
      </w:r>
    </w:p>
    <w:p w14:paraId="22D275F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sklearn.utils</w:t>
      </w:r>
      <w:proofErr w:type="gramEnd"/>
      <w:r w:rsidRPr="00AD7441">
        <w:rPr>
          <w:rFonts w:ascii="Courier New" w:hAnsi="Courier New" w:cs="Courier New"/>
          <w:color w:val="000000"/>
          <w:sz w:val="21"/>
          <w:szCs w:val="21"/>
          <w:lang w:val="en-IN" w:eastAsia="en-IN"/>
        </w:rPr>
        <w:t>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shuffle</w:t>
      </w:r>
    </w:p>
    <w:p w14:paraId="7F0513E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00D92B3F"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Data Shuffling</w:t>
      </w:r>
    </w:p>
    <w:p w14:paraId="265CD31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X, y = </w:t>
      </w:r>
      <w:proofErr w:type="gramStart"/>
      <w:r w:rsidRPr="00AD7441">
        <w:rPr>
          <w:rFonts w:ascii="Courier New" w:hAnsi="Courier New" w:cs="Courier New"/>
          <w:color w:val="000000"/>
          <w:sz w:val="21"/>
          <w:szCs w:val="21"/>
          <w:lang w:val="en-IN" w:eastAsia="en-IN"/>
        </w:rPr>
        <w:t>shuffle(</w:t>
      </w:r>
      <w:proofErr w:type="gramEnd"/>
      <w:r w:rsidRPr="00AD7441">
        <w:rPr>
          <w:rFonts w:ascii="Courier New" w:hAnsi="Courier New" w:cs="Courier New"/>
          <w:color w:val="000000"/>
          <w:sz w:val="21"/>
          <w:szCs w:val="21"/>
          <w:lang w:val="en-IN" w:eastAsia="en-IN"/>
        </w:rPr>
        <w:t>X, y, random_state=</w:t>
      </w:r>
      <w:r w:rsidRPr="00AD7441">
        <w:rPr>
          <w:rFonts w:ascii="Courier New" w:hAnsi="Courier New" w:cs="Courier New"/>
          <w:color w:val="098156"/>
          <w:sz w:val="21"/>
          <w:szCs w:val="21"/>
          <w:lang w:val="en-IN" w:eastAsia="en-IN"/>
        </w:rPr>
        <w:t>42</w:t>
      </w:r>
      <w:r w:rsidRPr="00AD7441">
        <w:rPr>
          <w:rFonts w:ascii="Courier New" w:hAnsi="Courier New" w:cs="Courier New"/>
          <w:color w:val="000000"/>
          <w:sz w:val="21"/>
          <w:szCs w:val="21"/>
          <w:lang w:val="en-IN" w:eastAsia="en-IN"/>
        </w:rPr>
        <w:t>)</w:t>
      </w:r>
    </w:p>
    <w:p w14:paraId="521B3D4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7A0B826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sklearn.model</w:t>
      </w:r>
      <w:proofErr w:type="gramEnd"/>
      <w:r w:rsidRPr="00AD7441">
        <w:rPr>
          <w:rFonts w:ascii="Courier New" w:hAnsi="Courier New" w:cs="Courier New"/>
          <w:color w:val="000000"/>
          <w:sz w:val="21"/>
          <w:szCs w:val="21"/>
          <w:lang w:val="en-IN" w:eastAsia="en-IN"/>
        </w:rPr>
        <w:t>_selection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train_test_split</w:t>
      </w:r>
    </w:p>
    <w:p w14:paraId="2697BB2F"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25F4D26B"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Splittinf the dataset into training and testing sets</w:t>
      </w:r>
    </w:p>
    <w:p w14:paraId="3C390C44"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X_train, X_test, y_train, y_test = train_test_</w:t>
      </w:r>
      <w:proofErr w:type="gramStart"/>
      <w:r w:rsidRPr="00AD7441">
        <w:rPr>
          <w:rFonts w:ascii="Courier New" w:hAnsi="Courier New" w:cs="Courier New"/>
          <w:color w:val="000000"/>
          <w:sz w:val="21"/>
          <w:szCs w:val="21"/>
          <w:lang w:val="en-IN" w:eastAsia="en-IN"/>
        </w:rPr>
        <w:t>split(</w:t>
      </w:r>
      <w:proofErr w:type="gramEnd"/>
      <w:r w:rsidRPr="00AD7441">
        <w:rPr>
          <w:rFonts w:ascii="Courier New" w:hAnsi="Courier New" w:cs="Courier New"/>
          <w:color w:val="000000"/>
          <w:sz w:val="21"/>
          <w:szCs w:val="21"/>
          <w:lang w:val="en-IN" w:eastAsia="en-IN"/>
        </w:rPr>
        <w:t>X, y, test_size=</w:t>
      </w:r>
      <w:r w:rsidRPr="00AD7441">
        <w:rPr>
          <w:rFonts w:ascii="Courier New" w:hAnsi="Courier New" w:cs="Courier New"/>
          <w:color w:val="098156"/>
          <w:sz w:val="21"/>
          <w:szCs w:val="21"/>
          <w:lang w:val="en-IN" w:eastAsia="en-IN"/>
        </w:rPr>
        <w:t>0.2</w:t>
      </w:r>
      <w:r w:rsidRPr="00AD7441">
        <w:rPr>
          <w:rFonts w:ascii="Courier New" w:hAnsi="Courier New" w:cs="Courier New"/>
          <w:color w:val="000000"/>
          <w:sz w:val="21"/>
          <w:szCs w:val="21"/>
          <w:lang w:val="en-IN" w:eastAsia="en-IN"/>
        </w:rPr>
        <w:t>, random_state=</w:t>
      </w:r>
      <w:r w:rsidRPr="00AD7441">
        <w:rPr>
          <w:rFonts w:ascii="Courier New" w:hAnsi="Courier New" w:cs="Courier New"/>
          <w:color w:val="098156"/>
          <w:sz w:val="21"/>
          <w:szCs w:val="21"/>
          <w:lang w:val="en-IN" w:eastAsia="en-IN"/>
        </w:rPr>
        <w:t>42</w:t>
      </w:r>
      <w:r w:rsidRPr="00AD7441">
        <w:rPr>
          <w:rFonts w:ascii="Courier New" w:hAnsi="Courier New" w:cs="Courier New"/>
          <w:color w:val="000000"/>
          <w:sz w:val="21"/>
          <w:szCs w:val="21"/>
          <w:lang w:val="en-IN" w:eastAsia="en-IN"/>
        </w:rPr>
        <w:t>)</w:t>
      </w:r>
    </w:p>
    <w:p w14:paraId="73986BC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396BEB1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X and y vectors</w:t>
      </w:r>
    </w:p>
    <w:p w14:paraId="7C27A35B"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"X_train:- \n"</w:t>
      </w:r>
      <w:r w:rsidRPr="00AD7441">
        <w:rPr>
          <w:rFonts w:ascii="Courier New" w:hAnsi="Courier New" w:cs="Courier New"/>
          <w:color w:val="000000"/>
          <w:sz w:val="21"/>
          <w:szCs w:val="21"/>
          <w:lang w:val="en-IN" w:eastAsia="en-IN"/>
        </w:rPr>
        <w:t>, X_train)</w:t>
      </w:r>
    </w:p>
    <w:p w14:paraId="17B2C283"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"\nX_test:- \n"</w:t>
      </w:r>
      <w:r w:rsidRPr="00AD7441">
        <w:rPr>
          <w:rFonts w:ascii="Courier New" w:hAnsi="Courier New" w:cs="Courier New"/>
          <w:color w:val="000000"/>
          <w:sz w:val="21"/>
          <w:szCs w:val="21"/>
          <w:lang w:val="en-IN" w:eastAsia="en-IN"/>
        </w:rPr>
        <w:t>, X_test)</w:t>
      </w:r>
    </w:p>
    <w:p w14:paraId="3FDCD72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"\ny_train:- \n"</w:t>
      </w:r>
      <w:r w:rsidRPr="00AD7441">
        <w:rPr>
          <w:rFonts w:ascii="Courier New" w:hAnsi="Courier New" w:cs="Courier New"/>
          <w:color w:val="000000"/>
          <w:sz w:val="21"/>
          <w:szCs w:val="21"/>
          <w:lang w:val="en-IN" w:eastAsia="en-IN"/>
        </w:rPr>
        <w:t>, y_train)</w:t>
      </w:r>
    </w:p>
    <w:p w14:paraId="163702E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"\ny_test:- \n"</w:t>
      </w:r>
      <w:r w:rsidRPr="00AD7441">
        <w:rPr>
          <w:rFonts w:ascii="Courier New" w:hAnsi="Courier New" w:cs="Courier New"/>
          <w:color w:val="000000"/>
          <w:sz w:val="21"/>
          <w:szCs w:val="21"/>
          <w:lang w:val="en-IN" w:eastAsia="en-IN"/>
        </w:rPr>
        <w:t>, y_test)</w:t>
      </w:r>
    </w:p>
    <w:p w14:paraId="57765A6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727764D4"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Shape of the dataset</w:t>
      </w:r>
    </w:p>
    <w:p w14:paraId="69640E6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'\nX_train:'</w:t>
      </w:r>
      <w:r w:rsidRPr="00AD7441">
        <w:rPr>
          <w:rFonts w:ascii="Courier New" w:hAnsi="Courier New" w:cs="Courier New"/>
          <w:color w:val="000000"/>
          <w:sz w:val="21"/>
          <w:szCs w:val="21"/>
          <w:lang w:val="en-IN" w:eastAsia="en-IN"/>
        </w:rPr>
        <w:t>, X_train.shape)</w:t>
      </w:r>
    </w:p>
    <w:p w14:paraId="3E8A5DB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'X_test:'</w:t>
      </w:r>
      <w:r w:rsidRPr="00AD7441">
        <w:rPr>
          <w:rFonts w:ascii="Courier New" w:hAnsi="Courier New" w:cs="Courier New"/>
          <w:color w:val="000000"/>
          <w:sz w:val="21"/>
          <w:szCs w:val="21"/>
          <w:lang w:val="en-IN" w:eastAsia="en-IN"/>
        </w:rPr>
        <w:t>, X_test.shape)</w:t>
      </w:r>
    </w:p>
    <w:p w14:paraId="5D3A017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'y_train:'</w:t>
      </w:r>
      <w:r w:rsidRPr="00AD7441">
        <w:rPr>
          <w:rFonts w:ascii="Courier New" w:hAnsi="Courier New" w:cs="Courier New"/>
          <w:color w:val="000000"/>
          <w:sz w:val="21"/>
          <w:szCs w:val="21"/>
          <w:lang w:val="en-IN" w:eastAsia="en-IN"/>
        </w:rPr>
        <w:t>, y_train.shape)</w:t>
      </w:r>
    </w:p>
    <w:p w14:paraId="1556C664"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'y_test:'</w:t>
      </w:r>
      <w:r w:rsidRPr="00AD7441">
        <w:rPr>
          <w:rFonts w:ascii="Courier New" w:hAnsi="Courier New" w:cs="Courier New"/>
          <w:color w:val="000000"/>
          <w:sz w:val="21"/>
          <w:szCs w:val="21"/>
          <w:lang w:val="en-IN" w:eastAsia="en-IN"/>
        </w:rPr>
        <w:t>, y_test.shape)</w:t>
      </w:r>
    </w:p>
    <w:p w14:paraId="3D05987C"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1AB7A2B1"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X_</w:t>
      </w:r>
      <w:proofErr w:type="gramStart"/>
      <w:r w:rsidRPr="00AD7441">
        <w:rPr>
          <w:rFonts w:ascii="Courier New" w:hAnsi="Courier New" w:cs="Courier New"/>
          <w:color w:val="212121"/>
          <w:sz w:val="21"/>
          <w:szCs w:val="21"/>
          <w:shd w:val="clear" w:color="auto" w:fill="FFFFFF"/>
          <w:lang w:val="en-IN" w:eastAsia="en-IN"/>
        </w:rPr>
        <w:t>train:-</w:t>
      </w:r>
      <w:proofErr w:type="gramEnd"/>
      <w:r w:rsidRPr="00AD7441">
        <w:rPr>
          <w:rFonts w:ascii="Courier New" w:hAnsi="Courier New" w:cs="Courier New"/>
          <w:color w:val="212121"/>
          <w:sz w:val="21"/>
          <w:szCs w:val="21"/>
          <w:shd w:val="clear" w:color="auto" w:fill="FFFFFF"/>
          <w:lang w:val="en-IN" w:eastAsia="en-IN"/>
        </w:rPr>
        <w:t xml:space="preserve"> </w:t>
      </w:r>
    </w:p>
    <w:p w14:paraId="11E92B62"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1.49290441  1.59825202</w:t>
      </w:r>
      <w:proofErr w:type="gramEnd"/>
      <w:r w:rsidRPr="00AD7441">
        <w:rPr>
          <w:rFonts w:ascii="Courier New" w:hAnsi="Courier New" w:cs="Courier New"/>
          <w:color w:val="212121"/>
          <w:sz w:val="21"/>
          <w:szCs w:val="21"/>
          <w:shd w:val="clear" w:color="auto" w:fill="FFFFFF"/>
          <w:lang w:val="en-IN" w:eastAsia="en-IN"/>
        </w:rPr>
        <w:t xml:space="preserve">  1.66232204 ... -1.12984847 -1.14584193</w:t>
      </w:r>
    </w:p>
    <w:p w14:paraId="3932023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-1.16316368]</w:t>
      </w:r>
    </w:p>
    <w:p w14:paraId="4E8C4AA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[-0.72784364 -0.73178701 -0.73418784 ... -0.88369595 -0.87420167</w:t>
      </w:r>
    </w:p>
    <w:p w14:paraId="7719C65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-0.86587335]</w:t>
      </w:r>
    </w:p>
    <w:p w14:paraId="32DB866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[-1.20556269 -1.21073948 -1.21348982 ... -0.24096437 -0.23584706</w:t>
      </w:r>
    </w:p>
    <w:p w14:paraId="2ABFBBE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-0.23075308]</w:t>
      </w:r>
    </w:p>
    <w:p w14:paraId="1898D71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
    <w:p w14:paraId="3A7FD04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0.51164365  0.44617717</w:t>
      </w:r>
      <w:proofErr w:type="gramEnd"/>
      <w:r w:rsidRPr="00AD7441">
        <w:rPr>
          <w:rFonts w:ascii="Courier New" w:hAnsi="Courier New" w:cs="Courier New"/>
          <w:color w:val="212121"/>
          <w:sz w:val="21"/>
          <w:szCs w:val="21"/>
          <w:shd w:val="clear" w:color="auto" w:fill="FFFFFF"/>
          <w:lang w:val="en-IN" w:eastAsia="en-IN"/>
        </w:rPr>
        <w:t xml:space="preserve">  0.3798654  ...  0.770996    0.78280392</w:t>
      </w:r>
    </w:p>
    <w:p w14:paraId="54667F4C"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roofErr w:type="gramStart"/>
      <w:r w:rsidRPr="00AD7441">
        <w:rPr>
          <w:rFonts w:ascii="Courier New" w:hAnsi="Courier New" w:cs="Courier New"/>
          <w:color w:val="212121"/>
          <w:sz w:val="21"/>
          <w:szCs w:val="21"/>
          <w:shd w:val="clear" w:color="auto" w:fill="FFFFFF"/>
          <w:lang w:val="en-IN" w:eastAsia="en-IN"/>
        </w:rPr>
        <w:t>0.8097631 ]</w:t>
      </w:r>
      <w:proofErr w:type="gramEnd"/>
    </w:p>
    <w:p w14:paraId="7B2E6D55"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[-0.09518867 -0.11044327 -0.</w:t>
      </w:r>
      <w:proofErr w:type="gramStart"/>
      <w:r w:rsidRPr="00AD7441">
        <w:rPr>
          <w:rFonts w:ascii="Courier New" w:hAnsi="Courier New" w:cs="Courier New"/>
          <w:color w:val="212121"/>
          <w:sz w:val="21"/>
          <w:szCs w:val="21"/>
          <w:shd w:val="clear" w:color="auto" w:fill="FFFFFF"/>
          <w:lang w:val="en-IN" w:eastAsia="en-IN"/>
        </w:rPr>
        <w:t>1382989  ...</w:t>
      </w:r>
      <w:proofErr w:type="gramEnd"/>
      <w:r w:rsidRPr="00AD7441">
        <w:rPr>
          <w:rFonts w:ascii="Courier New" w:hAnsi="Courier New" w:cs="Courier New"/>
          <w:color w:val="212121"/>
          <w:sz w:val="21"/>
          <w:szCs w:val="21"/>
          <w:shd w:val="clear" w:color="auto" w:fill="FFFFFF"/>
          <w:lang w:val="en-IN" w:eastAsia="en-IN"/>
        </w:rPr>
        <w:t xml:space="preserve">  </w:t>
      </w:r>
      <w:proofErr w:type="gramStart"/>
      <w:r w:rsidRPr="00AD7441">
        <w:rPr>
          <w:rFonts w:ascii="Courier New" w:hAnsi="Courier New" w:cs="Courier New"/>
          <w:color w:val="212121"/>
          <w:sz w:val="21"/>
          <w:szCs w:val="21"/>
          <w:shd w:val="clear" w:color="auto" w:fill="FFFFFF"/>
          <w:lang w:val="en-IN" w:eastAsia="en-IN"/>
        </w:rPr>
        <w:t>0.12826442  0.09012125</w:t>
      </w:r>
      <w:proofErr w:type="gramEnd"/>
    </w:p>
    <w:p w14:paraId="3F255735"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0.08005045]</w:t>
      </w:r>
    </w:p>
    <w:p w14:paraId="168F5383"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[ 0.22759448 -0.</w:t>
      </w:r>
      <w:proofErr w:type="gramStart"/>
      <w:r w:rsidRPr="00AD7441">
        <w:rPr>
          <w:rFonts w:ascii="Courier New" w:hAnsi="Courier New" w:cs="Courier New"/>
          <w:color w:val="212121"/>
          <w:sz w:val="21"/>
          <w:szCs w:val="21"/>
          <w:shd w:val="clear" w:color="auto" w:fill="FFFFFF"/>
          <w:lang w:val="en-IN" w:eastAsia="en-IN"/>
        </w:rPr>
        <w:t>11044327  0.72962631</w:t>
      </w:r>
      <w:proofErr w:type="gramEnd"/>
      <w:r w:rsidRPr="00AD7441">
        <w:rPr>
          <w:rFonts w:ascii="Courier New" w:hAnsi="Courier New" w:cs="Courier New"/>
          <w:color w:val="212121"/>
          <w:sz w:val="21"/>
          <w:szCs w:val="21"/>
          <w:shd w:val="clear" w:color="auto" w:fill="FFFFFF"/>
          <w:lang w:val="en-IN" w:eastAsia="en-IN"/>
        </w:rPr>
        <w:t xml:space="preserve"> ... -1.06147277 -0.9013657</w:t>
      </w:r>
    </w:p>
    <w:p w14:paraId="13839877"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-0.37939825]]</w:t>
      </w:r>
    </w:p>
    <w:p w14:paraId="3A7CD8D5"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p>
    <w:p w14:paraId="629747C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X_</w:t>
      </w:r>
      <w:proofErr w:type="gramStart"/>
      <w:r w:rsidRPr="00AD7441">
        <w:rPr>
          <w:rFonts w:ascii="Courier New" w:hAnsi="Courier New" w:cs="Courier New"/>
          <w:color w:val="212121"/>
          <w:sz w:val="21"/>
          <w:szCs w:val="21"/>
          <w:shd w:val="clear" w:color="auto" w:fill="FFFFFF"/>
          <w:lang w:val="en-IN" w:eastAsia="en-IN"/>
        </w:rPr>
        <w:t>test:-</w:t>
      </w:r>
      <w:proofErr w:type="gramEnd"/>
      <w:r w:rsidRPr="00AD7441">
        <w:rPr>
          <w:rFonts w:ascii="Courier New" w:hAnsi="Courier New" w:cs="Courier New"/>
          <w:color w:val="212121"/>
          <w:sz w:val="21"/>
          <w:szCs w:val="21"/>
          <w:shd w:val="clear" w:color="auto" w:fill="FFFFFF"/>
          <w:lang w:val="en-IN" w:eastAsia="en-IN"/>
        </w:rPr>
        <w:t xml:space="preserve"> </w:t>
      </w:r>
    </w:p>
    <w:p w14:paraId="60A9ACC7"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0.67949088  0.74390438</w:t>
      </w:r>
      <w:proofErr w:type="gramEnd"/>
      <w:r w:rsidRPr="00AD7441">
        <w:rPr>
          <w:rFonts w:ascii="Courier New" w:hAnsi="Courier New" w:cs="Courier New"/>
          <w:color w:val="212121"/>
          <w:sz w:val="21"/>
          <w:szCs w:val="21"/>
          <w:shd w:val="clear" w:color="auto" w:fill="FFFFFF"/>
          <w:lang w:val="en-IN" w:eastAsia="en-IN"/>
        </w:rPr>
        <w:t xml:space="preserve">  0.76848863 ... -0.03583726 -0.05928089</w:t>
      </w:r>
    </w:p>
    <w:p w14:paraId="6856486D"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w:t>
      </w:r>
      <w:proofErr w:type="gramStart"/>
      <w:r w:rsidRPr="00AD7441">
        <w:rPr>
          <w:rFonts w:ascii="Courier New" w:hAnsi="Courier New" w:cs="Courier New"/>
          <w:color w:val="212121"/>
          <w:sz w:val="21"/>
          <w:szCs w:val="21"/>
          <w:shd w:val="clear" w:color="auto" w:fill="FFFFFF"/>
          <w:lang w:val="en-IN" w:eastAsia="en-IN"/>
        </w:rPr>
        <w:t>1226475 ]</w:t>
      </w:r>
      <w:proofErr w:type="gramEnd"/>
    </w:p>
    <w:p w14:paraId="51255A49"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[-1.51543451 -1.52141135 -1.</w:t>
      </w:r>
      <w:proofErr w:type="gramStart"/>
      <w:r w:rsidRPr="00AD7441">
        <w:rPr>
          <w:rFonts w:ascii="Courier New" w:hAnsi="Courier New" w:cs="Courier New"/>
          <w:color w:val="212121"/>
          <w:sz w:val="21"/>
          <w:szCs w:val="21"/>
          <w:shd w:val="clear" w:color="auto" w:fill="FFFFFF"/>
          <w:lang w:val="en-IN" w:eastAsia="en-IN"/>
        </w:rPr>
        <w:t>5243884  ...</w:t>
      </w:r>
      <w:proofErr w:type="gramEnd"/>
      <w:r w:rsidRPr="00AD7441">
        <w:rPr>
          <w:rFonts w:ascii="Courier New" w:hAnsi="Courier New" w:cs="Courier New"/>
          <w:color w:val="212121"/>
          <w:sz w:val="21"/>
          <w:szCs w:val="21"/>
          <w:shd w:val="clear" w:color="auto" w:fill="FFFFFF"/>
          <w:lang w:val="en-IN" w:eastAsia="en-IN"/>
        </w:rPr>
        <w:t xml:space="preserve"> -1.54010267 -1.5261383</w:t>
      </w:r>
    </w:p>
    <w:p w14:paraId="21057072"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-1.51450681]</w:t>
      </w:r>
    </w:p>
    <w:p w14:paraId="68B79BA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[-0.99898148 -0.96479091 -0.76009605 ...  </w:t>
      </w:r>
      <w:proofErr w:type="gramStart"/>
      <w:r w:rsidRPr="00AD7441">
        <w:rPr>
          <w:rFonts w:ascii="Courier New" w:hAnsi="Courier New" w:cs="Courier New"/>
          <w:color w:val="212121"/>
          <w:sz w:val="21"/>
          <w:szCs w:val="21"/>
          <w:shd w:val="clear" w:color="auto" w:fill="FFFFFF"/>
          <w:lang w:val="en-IN" w:eastAsia="en-IN"/>
        </w:rPr>
        <w:t>0.92142254  1.24459236</w:t>
      </w:r>
      <w:proofErr w:type="gramEnd"/>
    </w:p>
    <w:p w14:paraId="66DB587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0.83678949]</w:t>
      </w:r>
    </w:p>
    <w:p w14:paraId="07DEB929"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
    <w:p w14:paraId="0672162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[-1.51543451 -1.52141135 -1.</w:t>
      </w:r>
      <w:proofErr w:type="gramStart"/>
      <w:r w:rsidRPr="00AD7441">
        <w:rPr>
          <w:rFonts w:ascii="Courier New" w:hAnsi="Courier New" w:cs="Courier New"/>
          <w:color w:val="212121"/>
          <w:sz w:val="21"/>
          <w:szCs w:val="21"/>
          <w:shd w:val="clear" w:color="auto" w:fill="FFFFFF"/>
          <w:lang w:val="en-IN" w:eastAsia="en-IN"/>
        </w:rPr>
        <w:t>5243884  ...</w:t>
      </w:r>
      <w:proofErr w:type="gramEnd"/>
      <w:r w:rsidRPr="00AD7441">
        <w:rPr>
          <w:rFonts w:ascii="Courier New" w:hAnsi="Courier New" w:cs="Courier New"/>
          <w:color w:val="212121"/>
          <w:sz w:val="21"/>
          <w:szCs w:val="21"/>
          <w:shd w:val="clear" w:color="auto" w:fill="FFFFFF"/>
          <w:lang w:val="en-IN" w:eastAsia="en-IN"/>
        </w:rPr>
        <w:t xml:space="preserve"> -1.54010267 -1.5261383</w:t>
      </w:r>
    </w:p>
    <w:p w14:paraId="61C8180D"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-1.51450681]</w:t>
      </w:r>
    </w:p>
    <w:p w14:paraId="544F94AC"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lastRenderedPageBreak/>
        <w:t xml:space="preserve"> [ </w:t>
      </w:r>
      <w:proofErr w:type="gramStart"/>
      <w:r w:rsidRPr="00AD7441">
        <w:rPr>
          <w:rFonts w:ascii="Courier New" w:hAnsi="Courier New" w:cs="Courier New"/>
          <w:color w:val="212121"/>
          <w:sz w:val="21"/>
          <w:szCs w:val="21"/>
          <w:shd w:val="clear" w:color="auto" w:fill="FFFFFF"/>
          <w:lang w:val="en-IN" w:eastAsia="en-IN"/>
        </w:rPr>
        <w:t>0.49873232  0.49795581</w:t>
      </w:r>
      <w:proofErr w:type="gramEnd"/>
      <w:r w:rsidRPr="00AD7441">
        <w:rPr>
          <w:rFonts w:ascii="Courier New" w:hAnsi="Courier New" w:cs="Courier New"/>
          <w:color w:val="212121"/>
          <w:sz w:val="21"/>
          <w:szCs w:val="21"/>
          <w:shd w:val="clear" w:color="auto" w:fill="FFFFFF"/>
          <w:lang w:val="en-IN" w:eastAsia="en-IN"/>
        </w:rPr>
        <w:t xml:space="preserve">  0.48349826 ...  </w:t>
      </w:r>
      <w:proofErr w:type="gramStart"/>
      <w:r w:rsidRPr="00AD7441">
        <w:rPr>
          <w:rFonts w:ascii="Courier New" w:hAnsi="Courier New" w:cs="Courier New"/>
          <w:color w:val="212121"/>
          <w:sz w:val="21"/>
          <w:szCs w:val="21"/>
          <w:shd w:val="clear" w:color="auto" w:fill="FFFFFF"/>
          <w:lang w:val="en-IN" w:eastAsia="en-IN"/>
        </w:rPr>
        <w:t>0.52484348  0.55190969</w:t>
      </w:r>
      <w:proofErr w:type="gramEnd"/>
    </w:p>
    <w:p w14:paraId="0C075E2F"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0.56652555]</w:t>
      </w:r>
    </w:p>
    <w:p w14:paraId="11B4E06F"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w:t>
      </w:r>
      <w:proofErr w:type="gramStart"/>
      <w:r w:rsidRPr="00AD7441">
        <w:rPr>
          <w:rFonts w:ascii="Courier New" w:hAnsi="Courier New" w:cs="Courier New"/>
          <w:color w:val="212121"/>
          <w:sz w:val="21"/>
          <w:szCs w:val="21"/>
          <w:shd w:val="clear" w:color="auto" w:fill="FFFFFF"/>
          <w:lang w:val="en-IN" w:eastAsia="en-IN"/>
        </w:rPr>
        <w:t>0.29215111  0.31673056</w:t>
      </w:r>
      <w:proofErr w:type="gramEnd"/>
      <w:r w:rsidRPr="00AD7441">
        <w:rPr>
          <w:rFonts w:ascii="Courier New" w:hAnsi="Courier New" w:cs="Courier New"/>
          <w:color w:val="212121"/>
          <w:sz w:val="21"/>
          <w:szCs w:val="21"/>
          <w:shd w:val="clear" w:color="auto" w:fill="FFFFFF"/>
          <w:lang w:val="en-IN" w:eastAsia="en-IN"/>
        </w:rPr>
        <w:t xml:space="preserve">  0.32804897 ...  </w:t>
      </w:r>
      <w:proofErr w:type="gramStart"/>
      <w:r w:rsidRPr="00AD7441">
        <w:rPr>
          <w:rFonts w:ascii="Courier New" w:hAnsi="Courier New" w:cs="Courier New"/>
          <w:color w:val="212121"/>
          <w:sz w:val="21"/>
          <w:szCs w:val="21"/>
          <w:shd w:val="clear" w:color="auto" w:fill="FFFFFF"/>
          <w:lang w:val="en-IN" w:eastAsia="en-IN"/>
        </w:rPr>
        <w:t>0.14193956  0.15803132</w:t>
      </w:r>
      <w:proofErr w:type="gramEnd"/>
    </w:p>
    <w:p w14:paraId="6312AE01"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0.22869562]]</w:t>
      </w:r>
    </w:p>
    <w:p w14:paraId="5EAA589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p>
    <w:p w14:paraId="48159F3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y_</w:t>
      </w:r>
      <w:proofErr w:type="gramStart"/>
      <w:r w:rsidRPr="00AD7441">
        <w:rPr>
          <w:rFonts w:ascii="Courier New" w:hAnsi="Courier New" w:cs="Courier New"/>
          <w:color w:val="212121"/>
          <w:sz w:val="21"/>
          <w:szCs w:val="21"/>
          <w:shd w:val="clear" w:color="auto" w:fill="FFFFFF"/>
          <w:lang w:val="en-IN" w:eastAsia="en-IN"/>
        </w:rPr>
        <w:t>train:-</w:t>
      </w:r>
      <w:proofErr w:type="gramEnd"/>
      <w:r w:rsidRPr="00AD7441">
        <w:rPr>
          <w:rFonts w:ascii="Courier New" w:hAnsi="Courier New" w:cs="Courier New"/>
          <w:color w:val="212121"/>
          <w:sz w:val="21"/>
          <w:szCs w:val="21"/>
          <w:shd w:val="clear" w:color="auto" w:fill="FFFFFF"/>
          <w:lang w:val="en-IN" w:eastAsia="en-IN"/>
        </w:rPr>
        <w:t xml:space="preserve"> </w:t>
      </w:r>
    </w:p>
    <w:p w14:paraId="00895B85"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 0 ... 0 0 1]</w:t>
      </w:r>
    </w:p>
    <w:p w14:paraId="3088B7B0"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p>
    <w:p w14:paraId="07FBA18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y_</w:t>
      </w:r>
      <w:proofErr w:type="gramStart"/>
      <w:r w:rsidRPr="00AD7441">
        <w:rPr>
          <w:rFonts w:ascii="Courier New" w:hAnsi="Courier New" w:cs="Courier New"/>
          <w:color w:val="212121"/>
          <w:sz w:val="21"/>
          <w:szCs w:val="21"/>
          <w:shd w:val="clear" w:color="auto" w:fill="FFFFFF"/>
          <w:lang w:val="en-IN" w:eastAsia="en-IN"/>
        </w:rPr>
        <w:t>test:-</w:t>
      </w:r>
      <w:proofErr w:type="gramEnd"/>
      <w:r w:rsidRPr="00AD7441">
        <w:rPr>
          <w:rFonts w:ascii="Courier New" w:hAnsi="Courier New" w:cs="Courier New"/>
          <w:color w:val="212121"/>
          <w:sz w:val="21"/>
          <w:szCs w:val="21"/>
          <w:shd w:val="clear" w:color="auto" w:fill="FFFFFF"/>
          <w:lang w:val="en-IN" w:eastAsia="en-IN"/>
        </w:rPr>
        <w:t xml:space="preserve"> </w:t>
      </w:r>
    </w:p>
    <w:p w14:paraId="5B7054B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0 1 1 0 1 0 1 1 0 0 0 0 1 0 0 0 1 1 1 0 0 0 0 1 1 1 0 1 0 0 1 0 1 1 1</w:t>
      </w:r>
    </w:p>
    <w:p w14:paraId="7F6E565D"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1 0 1 0 0 0 0 0 0 0 0 1 0 0 0 0 0 0 1 0 0 1 1 0 0 1 1 0 0 0 0 0 1 1 0 0 1</w:t>
      </w:r>
    </w:p>
    <w:p w14:paraId="46F4358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0 1 1 0 0 0 0 0 1 1 0 1 0 0 0 1 0 0 0 0 1 1 1 0 0 1 0 0 0 1 1 0 1 0 0 1 0</w:t>
      </w:r>
    </w:p>
    <w:p w14:paraId="21B7678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1 1 1 0 0 1 0 0 0 0 1 1 1 1 1 1 0 0 0 1 0 1 1 0 0 1 1 1 1 0 1 0 1 0 0 0 0</w:t>
      </w:r>
    </w:p>
    <w:p w14:paraId="140B387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1 0 1 0 0 0 1 1 0 0 1 0 1 0 1 0 0 0 0 1 0 0 0 1 0 1 1 0 0 1 1 1 1 0 1 0 0</w:t>
      </w:r>
    </w:p>
    <w:p w14:paraId="0D826E0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1 0 0 0 1 0 0 1 1 1 0 0 1 1 0 0 0 0 0 0 1 1 0 1 0 0 0 1 0 0 0 0 0 0 0 0 0</w:t>
      </w:r>
    </w:p>
    <w:p w14:paraId="5FC39D8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1 0 1 0 1 0 0 0 1 1 0 1 0 0 0 0 0 1 1 0 1 1 1 0 0 0 0 1 1 0 1 0 1 0 1 0 1</w:t>
      </w:r>
    </w:p>
    <w:p w14:paraId="6E7EB9C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0 1 0 0 0 1 1 1 0 1 1 0 1 1 1 0 1 0 0 1 1 0 1 0 0 1 1 0 1 0 1 0 0 1 0 0 1</w:t>
      </w:r>
    </w:p>
    <w:p w14:paraId="0EA9E58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1 0 0 0 1 1 0 1 0 1 1 0 0 0 0 0 0 0 1 0 0 0 1 1 0 1 0 0 0 0 0 0 0 0 1 1 1</w:t>
      </w:r>
    </w:p>
    <w:p w14:paraId="26D83F8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1 1 1 0 0 0 0 1 0 1 0 1 0 0 0 1 0 0 1 1 0 0 0 1 1 1 0 0 1 0 0 0 0 0 1 0 0</w:t>
      </w:r>
    </w:p>
    <w:p w14:paraId="510A91DC"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0 1 0 0 0 0 1 1 1 1 0 0 0 0 0 0 0 1 0 1 0 1 1 0 0 0 0 0 1 1 1 0 1 1 1 0 0</w:t>
      </w:r>
    </w:p>
    <w:p w14:paraId="1D8A8103"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0 0 0 1 0 0 1 1 0 0 0 0 1 1 0 1 1 1 1 1 1 0 0 1 1 0 0 0 0 1 1 1 0 1 0 1 1</w:t>
      </w:r>
    </w:p>
    <w:p w14:paraId="65840CA1"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1 0 0 1 1 1 0 1 1 1 1 0 1 0 1 0 1 0 0 1 0 1 1 1 1 0 0 0 1 1 1 0 0 0 1 1 0</w:t>
      </w:r>
    </w:p>
    <w:p w14:paraId="15E573B4"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0 1 0 1 0 1 0 0 0 1 1 1 1 0 0 0 0 0 1 1 0 1 0 0 0 0 0 0 0 0 0 1 1 0 1 0 0</w:t>
      </w:r>
    </w:p>
    <w:p w14:paraId="1E94737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0 0 1 1 1 0 0 1 0 1 1 0 1 0 0 0 1 0 1 1 1 0 0 0 0 1 1 0 0 1 1 0 1 1 0 1 0</w:t>
      </w:r>
    </w:p>
    <w:p w14:paraId="401F7DF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1 0 1 0 0 0 1 0 1 1 1 0 1 0 0 0 0 0 1 0 0 1 1 1 0 1 0 0 0 1 1 0 0 0 0 0 0</w:t>
      </w:r>
    </w:p>
    <w:p w14:paraId="13305AB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1 0 0 1 0 0 1 1 0 0 1 0 1 1 1 1 1 1 1 0 1 0 1 0 1 0 1 1 1 0 0 0 0 1 0 0 0</w:t>
      </w:r>
    </w:p>
    <w:p w14:paraId="41155DEC"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 1 1 1 1 0 1 1 1]</w:t>
      </w:r>
    </w:p>
    <w:p w14:paraId="6BC1041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p>
    <w:p w14:paraId="66C6F2F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X_train: (2553, 40000)</w:t>
      </w:r>
    </w:p>
    <w:p w14:paraId="7964F83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X_test: (639, 40000)</w:t>
      </w:r>
    </w:p>
    <w:p w14:paraId="3193AFE0"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y_train: (2553,)</w:t>
      </w:r>
    </w:p>
    <w:p w14:paraId="09CEDFF2" w14:textId="77777777" w:rsidR="00AD7441" w:rsidRDefault="00AD7441"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y_test: (639,)</w:t>
      </w:r>
    </w:p>
    <w:p w14:paraId="607209E6" w14:textId="77777777" w:rsidR="005F23F3" w:rsidRDefault="005F23F3"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p>
    <w:p w14:paraId="11F2A53C" w14:textId="77777777" w:rsidR="005F23F3" w:rsidRDefault="005F23F3"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p>
    <w:p w14:paraId="24B998C2" w14:textId="77777777" w:rsidR="005F23F3" w:rsidRDefault="005F23F3"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p>
    <w:p w14:paraId="7F261986" w14:textId="77777777" w:rsidR="005F23F3" w:rsidRDefault="005F23F3"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p>
    <w:p w14:paraId="73AE1BB8" w14:textId="77777777" w:rsidR="005F23F3" w:rsidRDefault="005F23F3"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p>
    <w:p w14:paraId="796A4D5D" w14:textId="77777777" w:rsidR="005F23F3" w:rsidRDefault="005F23F3"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p>
    <w:p w14:paraId="7E26DBCC" w14:textId="77777777" w:rsidR="005F23F3" w:rsidRPr="00AD7441" w:rsidRDefault="005F23F3" w:rsidP="00AD7441">
      <w:pPr>
        <w:shd w:val="clear" w:color="auto" w:fill="FFFFFE"/>
        <w:spacing w:line="285" w:lineRule="atLeast"/>
        <w:jc w:val="left"/>
        <w:rPr>
          <w:rFonts w:ascii="Courier New" w:hAnsi="Courier New" w:cs="Courier New"/>
          <w:color w:val="000000"/>
          <w:sz w:val="21"/>
          <w:szCs w:val="21"/>
          <w:lang w:val="en-IN" w:eastAsia="en-IN"/>
        </w:rPr>
      </w:pPr>
    </w:p>
    <w:p w14:paraId="33CB1A6B" w14:textId="77777777" w:rsidR="00AD7441" w:rsidRDefault="00AD7441" w:rsidP="003F308C">
      <w:pPr>
        <w:shd w:val="clear" w:color="auto" w:fill="FFFFFE"/>
        <w:jc w:val="left"/>
        <w:rPr>
          <w:color w:val="212121"/>
          <w:sz w:val="35"/>
          <w:szCs w:val="35"/>
          <w:lang w:val="en-IN" w:eastAsia="en-IN"/>
        </w:rPr>
      </w:pPr>
      <w:r w:rsidRPr="00AD7441">
        <w:rPr>
          <w:color w:val="212121"/>
          <w:sz w:val="35"/>
          <w:szCs w:val="35"/>
          <w:lang w:val="en-IN" w:eastAsia="en-IN"/>
        </w:rPr>
        <w:lastRenderedPageBreak/>
        <w:t>LOGISTIC REGRESSION</w:t>
      </w:r>
    </w:p>
    <w:p w14:paraId="11C157B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sklearn.linear</w:t>
      </w:r>
      <w:proofErr w:type="gramEnd"/>
      <w:r w:rsidRPr="00AD7441">
        <w:rPr>
          <w:rFonts w:ascii="Courier New" w:hAnsi="Courier New" w:cs="Courier New"/>
          <w:color w:val="000000"/>
          <w:sz w:val="21"/>
          <w:szCs w:val="21"/>
          <w:lang w:val="en-IN" w:eastAsia="en-IN"/>
        </w:rPr>
        <w:t>_model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LogisticRegression</w:t>
      </w:r>
    </w:p>
    <w:p w14:paraId="414E969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7EF4F96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Creating a logistic regression model and fitting it to the training data</w:t>
      </w:r>
    </w:p>
    <w:p w14:paraId="17109B4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lr = </w:t>
      </w:r>
      <w:proofErr w:type="gramStart"/>
      <w:r w:rsidRPr="00AD7441">
        <w:rPr>
          <w:rFonts w:ascii="Courier New" w:hAnsi="Courier New" w:cs="Courier New"/>
          <w:color w:val="000000"/>
          <w:sz w:val="21"/>
          <w:szCs w:val="21"/>
          <w:lang w:val="en-IN" w:eastAsia="en-IN"/>
        </w:rPr>
        <w:t>LogisticRegression(</w:t>
      </w:r>
      <w:proofErr w:type="gramEnd"/>
      <w:r w:rsidRPr="00AD7441">
        <w:rPr>
          <w:rFonts w:ascii="Courier New" w:hAnsi="Courier New" w:cs="Courier New"/>
          <w:color w:val="000000"/>
          <w:sz w:val="21"/>
          <w:szCs w:val="21"/>
          <w:lang w:val="en-IN" w:eastAsia="en-IN"/>
        </w:rPr>
        <w:t>random_state=</w:t>
      </w:r>
      <w:r w:rsidRPr="00AD7441">
        <w:rPr>
          <w:rFonts w:ascii="Courier New" w:hAnsi="Courier New" w:cs="Courier New"/>
          <w:color w:val="098156"/>
          <w:sz w:val="21"/>
          <w:szCs w:val="21"/>
          <w:lang w:val="en-IN" w:eastAsia="en-IN"/>
        </w:rPr>
        <w:t>42</w:t>
      </w:r>
      <w:r w:rsidRPr="00AD7441">
        <w:rPr>
          <w:rFonts w:ascii="Courier New" w:hAnsi="Courier New" w:cs="Courier New"/>
          <w:color w:val="000000"/>
          <w:sz w:val="21"/>
          <w:szCs w:val="21"/>
          <w:lang w:val="en-IN" w:eastAsia="en-IN"/>
        </w:rPr>
        <w:t>, max_iter=</w:t>
      </w:r>
      <w:r w:rsidRPr="00AD7441">
        <w:rPr>
          <w:rFonts w:ascii="Courier New" w:hAnsi="Courier New" w:cs="Courier New"/>
          <w:color w:val="098156"/>
          <w:sz w:val="21"/>
          <w:szCs w:val="21"/>
          <w:lang w:val="en-IN" w:eastAsia="en-IN"/>
        </w:rPr>
        <w:t>1500</w:t>
      </w:r>
      <w:r w:rsidRPr="00AD7441">
        <w:rPr>
          <w:rFonts w:ascii="Courier New" w:hAnsi="Courier New" w:cs="Courier New"/>
          <w:color w:val="000000"/>
          <w:sz w:val="21"/>
          <w:szCs w:val="21"/>
          <w:lang w:val="en-IN" w:eastAsia="en-IN"/>
        </w:rPr>
        <w:t>)</w:t>
      </w:r>
    </w:p>
    <w:p w14:paraId="7321580A"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lr.fit(</w:t>
      </w:r>
      <w:proofErr w:type="gramEnd"/>
      <w:r w:rsidRPr="00AD7441">
        <w:rPr>
          <w:rFonts w:ascii="Courier New" w:hAnsi="Courier New" w:cs="Courier New"/>
          <w:color w:val="000000"/>
          <w:sz w:val="21"/>
          <w:szCs w:val="21"/>
          <w:lang w:val="en-IN" w:eastAsia="en-IN"/>
        </w:rPr>
        <w:t>X_train, y_train)</w:t>
      </w:r>
    </w:p>
    <w:p w14:paraId="613B7DC1"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Making predictions on the testing data</w:t>
      </w:r>
    </w:p>
    <w:p w14:paraId="4254345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y_pred_lr = </w:t>
      </w:r>
      <w:proofErr w:type="gramStart"/>
      <w:r w:rsidRPr="00AD7441">
        <w:rPr>
          <w:rFonts w:ascii="Courier New" w:hAnsi="Courier New" w:cs="Courier New"/>
          <w:color w:val="000000"/>
          <w:sz w:val="21"/>
          <w:szCs w:val="21"/>
          <w:lang w:val="en-IN" w:eastAsia="en-IN"/>
        </w:rPr>
        <w:t>lr.predict</w:t>
      </w:r>
      <w:proofErr w:type="gramEnd"/>
      <w:r w:rsidRPr="00AD7441">
        <w:rPr>
          <w:rFonts w:ascii="Courier New" w:hAnsi="Courier New" w:cs="Courier New"/>
          <w:color w:val="000000"/>
          <w:sz w:val="21"/>
          <w:szCs w:val="21"/>
          <w:lang w:val="en-IN" w:eastAsia="en-IN"/>
        </w:rPr>
        <w:t>(X_test)</w:t>
      </w:r>
    </w:p>
    <w:p w14:paraId="33690F01"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'Predicted and actual values on y_test'</w:t>
      </w:r>
      <w:r w:rsidRPr="00AD7441">
        <w:rPr>
          <w:rFonts w:ascii="Courier New" w:hAnsi="Courier New" w:cs="Courier New"/>
          <w:color w:val="000000"/>
          <w:sz w:val="21"/>
          <w:szCs w:val="21"/>
          <w:lang w:val="en-IN" w:eastAsia="en-IN"/>
        </w:rPr>
        <w:t>)</w:t>
      </w:r>
    </w:p>
    <w:p w14:paraId="60715694"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Start"/>
      <w:r w:rsidRPr="00AD7441">
        <w:rPr>
          <w:rFonts w:ascii="Courier New" w:hAnsi="Courier New" w:cs="Courier New"/>
          <w:color w:val="000000"/>
          <w:sz w:val="21"/>
          <w:szCs w:val="21"/>
          <w:lang w:val="en-IN" w:eastAsia="en-IN"/>
        </w:rPr>
        <w:t>np.concatenate</w:t>
      </w:r>
      <w:proofErr w:type="gramEnd"/>
      <w:r w:rsidRPr="00AD7441">
        <w:rPr>
          <w:rFonts w:ascii="Courier New" w:hAnsi="Courier New" w:cs="Courier New"/>
          <w:color w:val="000000"/>
          <w:sz w:val="21"/>
          <w:szCs w:val="21"/>
          <w:lang w:val="en-IN" w:eastAsia="en-IN"/>
        </w:rPr>
        <w:t>((y_pred_lr.reshape(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(y_pred_lr),</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 y_test.reshape(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(y_test),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p>
    <w:p w14:paraId="771354F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Predicted and actual values on y_test</w:t>
      </w:r>
    </w:p>
    <w:p w14:paraId="3BAF627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[[0 1]</w:t>
      </w:r>
    </w:p>
    <w:p w14:paraId="52616E3C"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7ECEC910"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5E045FC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
    <w:p w14:paraId="68DB1D99"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w:t>
      </w:r>
    </w:p>
    <w:p w14:paraId="390B5B49"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w:t>
      </w:r>
    </w:p>
    <w:p w14:paraId="03B9DE28" w14:textId="77777777" w:rsidR="00AD7441" w:rsidRDefault="00AD7441"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w:t>
      </w:r>
    </w:p>
    <w:p w14:paraId="0C8C67D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Calculating the accuracy</w:t>
      </w:r>
    </w:p>
    <w:p w14:paraId="01779B1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accuracy_lr = accuracy_</w:t>
      </w:r>
      <w:proofErr w:type="gramStart"/>
      <w:r w:rsidRPr="00AD7441">
        <w:rPr>
          <w:rFonts w:ascii="Courier New" w:hAnsi="Courier New" w:cs="Courier New"/>
          <w:color w:val="000000"/>
          <w:sz w:val="21"/>
          <w:szCs w:val="21"/>
          <w:lang w:val="en-IN" w:eastAsia="en-IN"/>
        </w:rPr>
        <w:t>score(</w:t>
      </w:r>
      <w:proofErr w:type="gramEnd"/>
      <w:r w:rsidRPr="00AD7441">
        <w:rPr>
          <w:rFonts w:ascii="Courier New" w:hAnsi="Courier New" w:cs="Courier New"/>
          <w:color w:val="000000"/>
          <w:sz w:val="21"/>
          <w:szCs w:val="21"/>
          <w:lang w:val="en-IN" w:eastAsia="en-IN"/>
        </w:rPr>
        <w:t>y_test, y_pred_lr)</w:t>
      </w:r>
    </w:p>
    <w:p w14:paraId="6486675F"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'Accuracy:'</w:t>
      </w:r>
      <w:r w:rsidRPr="00AD7441">
        <w:rPr>
          <w:rFonts w:ascii="Courier New" w:hAnsi="Courier New" w:cs="Courier New"/>
          <w:color w:val="000000"/>
          <w:sz w:val="21"/>
          <w:szCs w:val="21"/>
          <w:lang w:val="en-IN" w:eastAsia="en-IN"/>
        </w:rPr>
        <w:t>, accuracy_lr)</w:t>
      </w:r>
    </w:p>
    <w:p w14:paraId="13389E6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7E2284A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Printing the confusion matrix</w:t>
      </w:r>
    </w:p>
    <w:p w14:paraId="0D47D85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cm_lr = confusion_</w:t>
      </w:r>
      <w:proofErr w:type="gramStart"/>
      <w:r w:rsidRPr="00AD7441">
        <w:rPr>
          <w:rFonts w:ascii="Courier New" w:hAnsi="Courier New" w:cs="Courier New"/>
          <w:color w:val="000000"/>
          <w:sz w:val="21"/>
          <w:szCs w:val="21"/>
          <w:lang w:val="en-IN" w:eastAsia="en-IN"/>
        </w:rPr>
        <w:t>matrix(</w:t>
      </w:r>
      <w:proofErr w:type="gramEnd"/>
      <w:r w:rsidRPr="00AD7441">
        <w:rPr>
          <w:rFonts w:ascii="Courier New" w:hAnsi="Courier New" w:cs="Courier New"/>
          <w:color w:val="000000"/>
          <w:sz w:val="21"/>
          <w:szCs w:val="21"/>
          <w:lang w:val="en-IN" w:eastAsia="en-IN"/>
        </w:rPr>
        <w:t>y_test, y_pred_lr)</w:t>
      </w:r>
    </w:p>
    <w:p w14:paraId="1842EA7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'Confusion Matrix:'</w:t>
      </w:r>
      <w:r w:rsidRPr="00AD7441">
        <w:rPr>
          <w:rFonts w:ascii="Courier New" w:hAnsi="Courier New" w:cs="Courier New"/>
          <w:color w:val="000000"/>
          <w:sz w:val="21"/>
          <w:szCs w:val="21"/>
          <w:lang w:val="en-IN" w:eastAsia="en-IN"/>
        </w:rPr>
        <w:t>)</w:t>
      </w:r>
    </w:p>
    <w:p w14:paraId="5A29391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(cm_lr)</w:t>
      </w:r>
    </w:p>
    <w:p w14:paraId="7A80C04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385CA30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Graphical display of the confusion matrix</w:t>
      </w:r>
    </w:p>
    <w:p w14:paraId="54E82C5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ConfusionMatrixDisplay(cm_lr</w:t>
      </w:r>
      <w:proofErr w:type="gramStart"/>
      <w:r w:rsidRPr="00AD7441">
        <w:rPr>
          <w:rFonts w:ascii="Courier New" w:hAnsi="Courier New" w:cs="Courier New"/>
          <w:color w:val="000000"/>
          <w:sz w:val="21"/>
          <w:szCs w:val="21"/>
          <w:lang w:val="en-IN" w:eastAsia="en-IN"/>
        </w:rPr>
        <w:t>).plot</w:t>
      </w:r>
      <w:proofErr w:type="gramEnd"/>
      <w:r w:rsidRPr="00AD7441">
        <w:rPr>
          <w:rFonts w:ascii="Courier New" w:hAnsi="Courier New" w:cs="Courier New"/>
          <w:color w:val="000000"/>
          <w:sz w:val="21"/>
          <w:szCs w:val="21"/>
          <w:lang w:val="en-IN" w:eastAsia="en-IN"/>
        </w:rPr>
        <w:t>()</w:t>
      </w:r>
    </w:p>
    <w:p w14:paraId="69F936A1"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plt.show</w:t>
      </w:r>
      <w:proofErr w:type="gramEnd"/>
      <w:r w:rsidRPr="00AD7441">
        <w:rPr>
          <w:rFonts w:ascii="Courier New" w:hAnsi="Courier New" w:cs="Courier New"/>
          <w:color w:val="000000"/>
          <w:sz w:val="21"/>
          <w:szCs w:val="21"/>
          <w:lang w:val="en-IN" w:eastAsia="en-IN"/>
        </w:rPr>
        <w:t>()</w:t>
      </w:r>
    </w:p>
    <w:p w14:paraId="18B1AD7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Accuracy: 0.837245696400626</w:t>
      </w:r>
    </w:p>
    <w:p w14:paraId="73583BB7"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Confusion Matrix:</w:t>
      </w:r>
    </w:p>
    <w:p w14:paraId="1AF7CFFF"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w:t>
      </w:r>
      <w:proofErr w:type="gramStart"/>
      <w:r w:rsidRPr="00AD7441">
        <w:rPr>
          <w:rFonts w:ascii="Courier New" w:hAnsi="Courier New" w:cs="Courier New"/>
          <w:color w:val="212121"/>
          <w:sz w:val="21"/>
          <w:szCs w:val="21"/>
          <w:shd w:val="clear" w:color="auto" w:fill="FFFFFF"/>
          <w:lang w:val="en-IN" w:eastAsia="en-IN"/>
        </w:rPr>
        <w:t>322  39</w:t>
      </w:r>
      <w:proofErr w:type="gramEnd"/>
      <w:r w:rsidRPr="00AD7441">
        <w:rPr>
          <w:rFonts w:ascii="Courier New" w:hAnsi="Courier New" w:cs="Courier New"/>
          <w:color w:val="212121"/>
          <w:sz w:val="21"/>
          <w:szCs w:val="21"/>
          <w:shd w:val="clear" w:color="auto" w:fill="FFFFFF"/>
          <w:lang w:val="en-IN" w:eastAsia="en-IN"/>
        </w:rPr>
        <w:t>]</w:t>
      </w:r>
    </w:p>
    <w:p w14:paraId="2FF32E7F" w14:textId="77777777" w:rsidR="005F23F3" w:rsidRPr="00AD7441" w:rsidRDefault="00DB4008"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Pr>
          <w:rFonts w:ascii="Courier New" w:hAnsi="Courier New" w:cs="Courier New"/>
          <w:noProof/>
          <w:color w:val="000000"/>
          <w:sz w:val="21"/>
          <w:szCs w:val="21"/>
        </w:rPr>
        <w:drawing>
          <wp:anchor distT="0" distB="0" distL="114300" distR="114300" simplePos="0" relativeHeight="251654656" behindDoc="0" locked="0" layoutInCell="1" allowOverlap="1" wp14:anchorId="3DE9BD87" wp14:editId="4B18B2B8">
            <wp:simplePos x="0" y="0"/>
            <wp:positionH relativeFrom="column">
              <wp:posOffset>0</wp:posOffset>
            </wp:positionH>
            <wp:positionV relativeFrom="paragraph">
              <wp:posOffset>227330</wp:posOffset>
            </wp:positionV>
            <wp:extent cx="2794635" cy="23818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463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441" w:rsidRPr="00AD7441">
        <w:rPr>
          <w:rFonts w:ascii="Courier New" w:hAnsi="Courier New" w:cs="Courier New"/>
          <w:color w:val="212121"/>
          <w:sz w:val="21"/>
          <w:szCs w:val="21"/>
          <w:shd w:val="clear" w:color="auto" w:fill="FFFFFF"/>
          <w:lang w:val="en-IN" w:eastAsia="en-IN"/>
        </w:rPr>
        <w:t xml:space="preserve"> [ 65 213]]</w:t>
      </w:r>
    </w:p>
    <w:p w14:paraId="1F4B9535" w14:textId="77777777" w:rsidR="00AD7441" w:rsidRDefault="00AD7441" w:rsidP="0061579B">
      <w:pPr>
        <w:shd w:val="clear" w:color="auto" w:fill="FFFFFE"/>
        <w:jc w:val="left"/>
        <w:rPr>
          <w:color w:val="212121"/>
          <w:sz w:val="35"/>
          <w:szCs w:val="35"/>
          <w:lang w:val="en-IN" w:eastAsia="en-IN"/>
        </w:rPr>
      </w:pPr>
      <w:r w:rsidRPr="00AD7441">
        <w:rPr>
          <w:color w:val="212121"/>
          <w:sz w:val="35"/>
          <w:szCs w:val="35"/>
          <w:lang w:val="en-IN" w:eastAsia="en-IN"/>
        </w:rPr>
        <w:lastRenderedPageBreak/>
        <w:t>KNN</w:t>
      </w:r>
    </w:p>
    <w:p w14:paraId="31A7C84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sklearn.neighbors</w:t>
      </w:r>
      <w:proofErr w:type="gramEnd"/>
      <w:r w:rsidRPr="00AD7441">
        <w:rPr>
          <w:rFonts w:ascii="Courier New" w:hAnsi="Courier New" w:cs="Courier New"/>
          <w:color w:val="000000"/>
          <w:sz w:val="21"/>
          <w:szCs w:val="21"/>
          <w:lang w:val="en-IN" w:eastAsia="en-IN"/>
        </w:rPr>
        <w:t>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KNeighborsClassifier</w:t>
      </w:r>
    </w:p>
    <w:p w14:paraId="0CBB243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knn = KNeighborsClassifier(n_neighbors=</w:t>
      </w:r>
      <w:r w:rsidRPr="00AD7441">
        <w:rPr>
          <w:rFonts w:ascii="Courier New" w:hAnsi="Courier New" w:cs="Courier New"/>
          <w:color w:val="098156"/>
          <w:sz w:val="21"/>
          <w:szCs w:val="21"/>
          <w:lang w:val="en-IN" w:eastAsia="en-IN"/>
        </w:rPr>
        <w:t>5</w:t>
      </w:r>
      <w:r w:rsidRPr="00AD7441">
        <w:rPr>
          <w:rFonts w:ascii="Courier New" w:hAnsi="Courier New" w:cs="Courier New"/>
          <w:color w:val="000000"/>
          <w:sz w:val="21"/>
          <w:szCs w:val="21"/>
          <w:lang w:val="en-IN" w:eastAsia="en-IN"/>
        </w:rPr>
        <w:t>)</w:t>
      </w:r>
    </w:p>
    <w:p w14:paraId="0268EBFC"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knn.fit(</w:t>
      </w:r>
      <w:proofErr w:type="gramEnd"/>
      <w:r w:rsidRPr="00AD7441">
        <w:rPr>
          <w:rFonts w:ascii="Courier New" w:hAnsi="Courier New" w:cs="Courier New"/>
          <w:color w:val="000000"/>
          <w:sz w:val="21"/>
          <w:szCs w:val="21"/>
          <w:lang w:val="en-IN" w:eastAsia="en-IN"/>
        </w:rPr>
        <w:t>X_train, y_train)</w:t>
      </w:r>
    </w:p>
    <w:p w14:paraId="0E31D72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y_pred_knn = </w:t>
      </w:r>
      <w:proofErr w:type="gramStart"/>
      <w:r w:rsidRPr="00AD7441">
        <w:rPr>
          <w:rFonts w:ascii="Courier New" w:hAnsi="Courier New" w:cs="Courier New"/>
          <w:color w:val="000000"/>
          <w:sz w:val="21"/>
          <w:szCs w:val="21"/>
          <w:lang w:val="en-IN" w:eastAsia="en-IN"/>
        </w:rPr>
        <w:t>knn.predict</w:t>
      </w:r>
      <w:proofErr w:type="gramEnd"/>
      <w:r w:rsidRPr="00AD7441">
        <w:rPr>
          <w:rFonts w:ascii="Courier New" w:hAnsi="Courier New" w:cs="Courier New"/>
          <w:color w:val="000000"/>
          <w:sz w:val="21"/>
          <w:szCs w:val="21"/>
          <w:lang w:val="en-IN" w:eastAsia="en-IN"/>
        </w:rPr>
        <w:t>(X_test)</w:t>
      </w:r>
    </w:p>
    <w:p w14:paraId="291793EA"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'Predicted vs actual values on y_test'</w:t>
      </w:r>
      <w:r w:rsidRPr="00AD7441">
        <w:rPr>
          <w:rFonts w:ascii="Courier New" w:hAnsi="Courier New" w:cs="Courier New"/>
          <w:color w:val="000000"/>
          <w:sz w:val="21"/>
          <w:szCs w:val="21"/>
          <w:lang w:val="en-IN" w:eastAsia="en-IN"/>
        </w:rPr>
        <w:t>)</w:t>
      </w:r>
    </w:p>
    <w:p w14:paraId="089250F4"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Start"/>
      <w:r w:rsidRPr="00AD7441">
        <w:rPr>
          <w:rFonts w:ascii="Courier New" w:hAnsi="Courier New" w:cs="Courier New"/>
          <w:color w:val="000000"/>
          <w:sz w:val="21"/>
          <w:szCs w:val="21"/>
          <w:lang w:val="en-IN" w:eastAsia="en-IN"/>
        </w:rPr>
        <w:t>np.concatenate</w:t>
      </w:r>
      <w:proofErr w:type="gramEnd"/>
      <w:r w:rsidRPr="00AD7441">
        <w:rPr>
          <w:rFonts w:ascii="Courier New" w:hAnsi="Courier New" w:cs="Courier New"/>
          <w:color w:val="000000"/>
          <w:sz w:val="21"/>
          <w:szCs w:val="21"/>
          <w:lang w:val="en-IN" w:eastAsia="en-IN"/>
        </w:rPr>
        <w:t>((y_pred_knn.reshape(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(y_pred_knn),</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 y_test.reshape(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(y_test),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p>
    <w:p w14:paraId="7038450E" w14:textId="77777777" w:rsidR="00DB4008" w:rsidRPr="00AD7441" w:rsidRDefault="00DB4008" w:rsidP="00AD7441">
      <w:pPr>
        <w:shd w:val="clear" w:color="auto" w:fill="FFFFFE"/>
        <w:spacing w:line="285" w:lineRule="atLeast"/>
        <w:jc w:val="left"/>
        <w:rPr>
          <w:rFonts w:ascii="Courier New" w:hAnsi="Courier New" w:cs="Courier New"/>
          <w:color w:val="000000"/>
          <w:sz w:val="21"/>
          <w:szCs w:val="21"/>
          <w:lang w:val="en-IN" w:eastAsia="en-IN"/>
        </w:rPr>
      </w:pPr>
    </w:p>
    <w:p w14:paraId="39BE0E91"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Predicted vs actual values on y_test</w:t>
      </w:r>
    </w:p>
    <w:p w14:paraId="4B419A7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[[0 1]</w:t>
      </w:r>
    </w:p>
    <w:p w14:paraId="2ED0374D"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04E65DE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14ADA4C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
    <w:p w14:paraId="6497977F"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w:t>
      </w:r>
    </w:p>
    <w:p w14:paraId="269BD33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w:t>
      </w:r>
    </w:p>
    <w:p w14:paraId="43034E15" w14:textId="77777777" w:rsidR="00AD7441" w:rsidRDefault="00AD7441"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w:t>
      </w:r>
    </w:p>
    <w:p w14:paraId="70D758B0" w14:textId="77777777" w:rsidR="00DB4008" w:rsidRDefault="00DB4008"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p>
    <w:p w14:paraId="107248B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accuracy_knn = accuracy_</w:t>
      </w:r>
      <w:proofErr w:type="gramStart"/>
      <w:r w:rsidRPr="00AD7441">
        <w:rPr>
          <w:rFonts w:ascii="Courier New" w:hAnsi="Courier New" w:cs="Courier New"/>
          <w:color w:val="000000"/>
          <w:sz w:val="21"/>
          <w:szCs w:val="21"/>
          <w:lang w:val="en-IN" w:eastAsia="en-IN"/>
        </w:rPr>
        <w:t>score(</w:t>
      </w:r>
      <w:proofErr w:type="gramEnd"/>
      <w:r w:rsidRPr="00AD7441">
        <w:rPr>
          <w:rFonts w:ascii="Courier New" w:hAnsi="Courier New" w:cs="Courier New"/>
          <w:color w:val="000000"/>
          <w:sz w:val="21"/>
          <w:szCs w:val="21"/>
          <w:lang w:val="en-IN" w:eastAsia="en-IN"/>
        </w:rPr>
        <w:t>y_test, y_pred_knn)</w:t>
      </w:r>
    </w:p>
    <w:p w14:paraId="0B5C097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'Accuracy:'</w:t>
      </w:r>
      <w:r w:rsidRPr="00AD7441">
        <w:rPr>
          <w:rFonts w:ascii="Courier New" w:hAnsi="Courier New" w:cs="Courier New"/>
          <w:color w:val="000000"/>
          <w:sz w:val="21"/>
          <w:szCs w:val="21"/>
          <w:lang w:val="en-IN" w:eastAsia="en-IN"/>
        </w:rPr>
        <w:t>, accuracy_knn)</w:t>
      </w:r>
    </w:p>
    <w:p w14:paraId="64E3FF8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19CEF46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cm_knn = confusion_</w:t>
      </w:r>
      <w:proofErr w:type="gramStart"/>
      <w:r w:rsidRPr="00AD7441">
        <w:rPr>
          <w:rFonts w:ascii="Courier New" w:hAnsi="Courier New" w:cs="Courier New"/>
          <w:color w:val="000000"/>
          <w:sz w:val="21"/>
          <w:szCs w:val="21"/>
          <w:lang w:val="en-IN" w:eastAsia="en-IN"/>
        </w:rPr>
        <w:t>matrix(</w:t>
      </w:r>
      <w:proofErr w:type="gramEnd"/>
      <w:r w:rsidRPr="00AD7441">
        <w:rPr>
          <w:rFonts w:ascii="Courier New" w:hAnsi="Courier New" w:cs="Courier New"/>
          <w:color w:val="000000"/>
          <w:sz w:val="21"/>
          <w:szCs w:val="21"/>
          <w:lang w:val="en-IN" w:eastAsia="en-IN"/>
        </w:rPr>
        <w:t>y_test, y_pred_knn)</w:t>
      </w:r>
    </w:p>
    <w:p w14:paraId="3383C24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'Confusion Matrix:'</w:t>
      </w:r>
      <w:r w:rsidRPr="00AD7441">
        <w:rPr>
          <w:rFonts w:ascii="Courier New" w:hAnsi="Courier New" w:cs="Courier New"/>
          <w:color w:val="000000"/>
          <w:sz w:val="21"/>
          <w:szCs w:val="21"/>
          <w:lang w:val="en-IN" w:eastAsia="en-IN"/>
        </w:rPr>
        <w:t>)</w:t>
      </w:r>
    </w:p>
    <w:p w14:paraId="60C0FEF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(cm_knn)</w:t>
      </w:r>
    </w:p>
    <w:p w14:paraId="670286D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66FC1E5A"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ConfusionMatrixDisplay(cm_knn</w:t>
      </w:r>
      <w:proofErr w:type="gramStart"/>
      <w:r w:rsidRPr="00AD7441">
        <w:rPr>
          <w:rFonts w:ascii="Courier New" w:hAnsi="Courier New" w:cs="Courier New"/>
          <w:color w:val="000000"/>
          <w:sz w:val="21"/>
          <w:szCs w:val="21"/>
          <w:lang w:val="en-IN" w:eastAsia="en-IN"/>
        </w:rPr>
        <w:t>).plot</w:t>
      </w:r>
      <w:proofErr w:type="gramEnd"/>
      <w:r w:rsidRPr="00AD7441">
        <w:rPr>
          <w:rFonts w:ascii="Courier New" w:hAnsi="Courier New" w:cs="Courier New"/>
          <w:color w:val="000000"/>
          <w:sz w:val="21"/>
          <w:szCs w:val="21"/>
          <w:lang w:val="en-IN" w:eastAsia="en-IN"/>
        </w:rPr>
        <w:t>()</w:t>
      </w:r>
    </w:p>
    <w:p w14:paraId="712555A2"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plt.show</w:t>
      </w:r>
      <w:proofErr w:type="gramEnd"/>
      <w:r w:rsidRPr="00AD7441">
        <w:rPr>
          <w:rFonts w:ascii="Courier New" w:hAnsi="Courier New" w:cs="Courier New"/>
          <w:color w:val="000000"/>
          <w:sz w:val="21"/>
          <w:szCs w:val="21"/>
          <w:lang w:val="en-IN" w:eastAsia="en-IN"/>
        </w:rPr>
        <w:t>()</w:t>
      </w:r>
    </w:p>
    <w:p w14:paraId="40531A1E" w14:textId="77777777" w:rsidR="00DB4008" w:rsidRPr="00AD7441" w:rsidRDefault="00DB4008" w:rsidP="00AD7441">
      <w:pPr>
        <w:shd w:val="clear" w:color="auto" w:fill="FFFFFE"/>
        <w:spacing w:line="285" w:lineRule="atLeast"/>
        <w:jc w:val="left"/>
        <w:rPr>
          <w:rFonts w:ascii="Courier New" w:hAnsi="Courier New" w:cs="Courier New"/>
          <w:color w:val="000000"/>
          <w:sz w:val="21"/>
          <w:szCs w:val="21"/>
          <w:lang w:val="en-IN" w:eastAsia="en-IN"/>
        </w:rPr>
      </w:pPr>
    </w:p>
    <w:p w14:paraId="4F1DCAE3"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Accuracy: 0.8450704225352113</w:t>
      </w:r>
    </w:p>
    <w:p w14:paraId="44FD4613"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Confusion Matrix:</w:t>
      </w:r>
    </w:p>
    <w:p w14:paraId="4376180D"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w:t>
      </w:r>
      <w:proofErr w:type="gramStart"/>
      <w:r w:rsidRPr="00AD7441">
        <w:rPr>
          <w:rFonts w:ascii="Courier New" w:hAnsi="Courier New" w:cs="Courier New"/>
          <w:color w:val="212121"/>
          <w:sz w:val="21"/>
          <w:szCs w:val="21"/>
          <w:shd w:val="clear" w:color="auto" w:fill="FFFFFF"/>
          <w:lang w:val="en-IN" w:eastAsia="en-IN"/>
        </w:rPr>
        <w:t>334  27</w:t>
      </w:r>
      <w:proofErr w:type="gramEnd"/>
      <w:r w:rsidRPr="00AD7441">
        <w:rPr>
          <w:rFonts w:ascii="Courier New" w:hAnsi="Courier New" w:cs="Courier New"/>
          <w:color w:val="212121"/>
          <w:sz w:val="21"/>
          <w:szCs w:val="21"/>
          <w:shd w:val="clear" w:color="auto" w:fill="FFFFFF"/>
          <w:lang w:val="en-IN" w:eastAsia="en-IN"/>
        </w:rPr>
        <w:t>]</w:t>
      </w:r>
    </w:p>
    <w:p w14:paraId="248579B3" w14:textId="77777777" w:rsidR="00AD7441" w:rsidRDefault="00AD7441"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[ 72 206]]</w:t>
      </w:r>
    </w:p>
    <w:p w14:paraId="2F9A8CBD" w14:textId="77777777" w:rsidR="00AD7441" w:rsidRDefault="00DB4008" w:rsidP="00AD7441">
      <w:pPr>
        <w:shd w:val="clear" w:color="auto" w:fill="FFFFFE"/>
        <w:spacing w:line="285" w:lineRule="atLeast"/>
        <w:jc w:val="left"/>
        <w:rPr>
          <w:rFonts w:ascii="Courier New" w:hAnsi="Courier New" w:cs="Courier New"/>
          <w:color w:val="000000"/>
          <w:sz w:val="21"/>
          <w:szCs w:val="21"/>
          <w:lang w:val="en-IN" w:eastAsia="en-IN"/>
        </w:rPr>
      </w:pPr>
      <w:r>
        <w:rPr>
          <w:rFonts w:ascii="Courier New" w:hAnsi="Courier New" w:cs="Courier New"/>
          <w:noProof/>
          <w:color w:val="000000"/>
          <w:sz w:val="21"/>
          <w:szCs w:val="21"/>
        </w:rPr>
        <w:drawing>
          <wp:anchor distT="0" distB="0" distL="114300" distR="114300" simplePos="0" relativeHeight="251653632" behindDoc="0" locked="0" layoutInCell="1" allowOverlap="1" wp14:anchorId="0D8D0C0C" wp14:editId="7713DB9B">
            <wp:simplePos x="0" y="0"/>
            <wp:positionH relativeFrom="column">
              <wp:posOffset>0</wp:posOffset>
            </wp:positionH>
            <wp:positionV relativeFrom="page">
              <wp:posOffset>6815455</wp:posOffset>
            </wp:positionV>
            <wp:extent cx="2761615" cy="23533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161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5F7CA" w14:textId="77777777" w:rsidR="005F23F3" w:rsidRDefault="005F23F3" w:rsidP="00AD7441">
      <w:pPr>
        <w:shd w:val="clear" w:color="auto" w:fill="FFFFFE"/>
        <w:spacing w:line="285" w:lineRule="atLeast"/>
        <w:jc w:val="left"/>
        <w:rPr>
          <w:rFonts w:ascii="Courier New" w:hAnsi="Courier New" w:cs="Courier New"/>
          <w:color w:val="000000"/>
          <w:sz w:val="21"/>
          <w:szCs w:val="21"/>
          <w:lang w:val="en-IN" w:eastAsia="en-IN"/>
        </w:rPr>
      </w:pPr>
    </w:p>
    <w:p w14:paraId="00CFE504" w14:textId="77777777" w:rsidR="00DB4008" w:rsidRDefault="00DB4008" w:rsidP="00AD7441">
      <w:pPr>
        <w:shd w:val="clear" w:color="auto" w:fill="FFFFFE"/>
        <w:spacing w:line="285" w:lineRule="atLeast"/>
        <w:jc w:val="left"/>
        <w:rPr>
          <w:rFonts w:ascii="Courier New" w:hAnsi="Courier New" w:cs="Courier New"/>
          <w:color w:val="000000"/>
          <w:sz w:val="21"/>
          <w:szCs w:val="21"/>
          <w:lang w:val="en-IN" w:eastAsia="en-IN"/>
        </w:rPr>
      </w:pPr>
    </w:p>
    <w:p w14:paraId="42917BC2" w14:textId="77777777" w:rsidR="005F23F3" w:rsidRPr="00AD7441" w:rsidRDefault="005F23F3" w:rsidP="00AD7441">
      <w:pPr>
        <w:shd w:val="clear" w:color="auto" w:fill="FFFFFE"/>
        <w:spacing w:line="285" w:lineRule="atLeast"/>
        <w:jc w:val="left"/>
        <w:rPr>
          <w:rFonts w:ascii="Courier New" w:hAnsi="Courier New" w:cs="Courier New"/>
          <w:color w:val="000000"/>
          <w:sz w:val="21"/>
          <w:szCs w:val="21"/>
          <w:lang w:val="en-IN" w:eastAsia="en-IN"/>
        </w:rPr>
      </w:pPr>
    </w:p>
    <w:p w14:paraId="624588E2" w14:textId="77777777" w:rsidR="00AD7441" w:rsidRDefault="00AD7441" w:rsidP="0061579B">
      <w:pPr>
        <w:shd w:val="clear" w:color="auto" w:fill="FFFFFE"/>
        <w:jc w:val="left"/>
        <w:rPr>
          <w:color w:val="212121"/>
          <w:sz w:val="35"/>
          <w:szCs w:val="35"/>
          <w:lang w:val="en-IN" w:eastAsia="en-IN"/>
        </w:rPr>
      </w:pPr>
      <w:r w:rsidRPr="00AD7441">
        <w:rPr>
          <w:color w:val="212121"/>
          <w:sz w:val="35"/>
          <w:szCs w:val="35"/>
          <w:lang w:val="en-IN" w:eastAsia="en-IN"/>
        </w:rPr>
        <w:lastRenderedPageBreak/>
        <w:t>SVM</w:t>
      </w:r>
    </w:p>
    <w:p w14:paraId="20A12F61"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sklearn.svm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SVC</w:t>
      </w:r>
    </w:p>
    <w:p w14:paraId="62A35794"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svm = </w:t>
      </w:r>
      <w:proofErr w:type="gramStart"/>
      <w:r w:rsidRPr="00AD7441">
        <w:rPr>
          <w:rFonts w:ascii="Courier New" w:hAnsi="Courier New" w:cs="Courier New"/>
          <w:color w:val="000000"/>
          <w:sz w:val="21"/>
          <w:szCs w:val="21"/>
          <w:lang w:val="en-IN" w:eastAsia="en-IN"/>
        </w:rPr>
        <w:t>SVC(</w:t>
      </w:r>
      <w:proofErr w:type="gramEnd"/>
      <w:r w:rsidRPr="00AD7441">
        <w:rPr>
          <w:rFonts w:ascii="Courier New" w:hAnsi="Courier New" w:cs="Courier New"/>
          <w:color w:val="000000"/>
          <w:sz w:val="21"/>
          <w:szCs w:val="21"/>
          <w:lang w:val="en-IN" w:eastAsia="en-IN"/>
        </w:rPr>
        <w:t>kernel=</w:t>
      </w:r>
      <w:r w:rsidRPr="00AD7441">
        <w:rPr>
          <w:rFonts w:ascii="Courier New" w:hAnsi="Courier New" w:cs="Courier New"/>
          <w:color w:val="A31515"/>
          <w:sz w:val="21"/>
          <w:szCs w:val="21"/>
          <w:lang w:val="en-IN" w:eastAsia="en-IN"/>
        </w:rPr>
        <w:t>'linear'</w:t>
      </w:r>
      <w:r w:rsidRPr="00AD7441">
        <w:rPr>
          <w:rFonts w:ascii="Courier New" w:hAnsi="Courier New" w:cs="Courier New"/>
          <w:color w:val="000000"/>
          <w:sz w:val="21"/>
          <w:szCs w:val="21"/>
          <w:lang w:val="en-IN" w:eastAsia="en-IN"/>
        </w:rPr>
        <w:t>, random_state=</w:t>
      </w:r>
      <w:r w:rsidRPr="00AD7441">
        <w:rPr>
          <w:rFonts w:ascii="Courier New" w:hAnsi="Courier New" w:cs="Courier New"/>
          <w:color w:val="098156"/>
          <w:sz w:val="21"/>
          <w:szCs w:val="21"/>
          <w:lang w:val="en-IN" w:eastAsia="en-IN"/>
        </w:rPr>
        <w:t>42</w:t>
      </w:r>
      <w:r w:rsidRPr="00AD7441">
        <w:rPr>
          <w:rFonts w:ascii="Courier New" w:hAnsi="Courier New" w:cs="Courier New"/>
          <w:color w:val="000000"/>
          <w:sz w:val="21"/>
          <w:szCs w:val="21"/>
          <w:lang w:val="en-IN" w:eastAsia="en-IN"/>
        </w:rPr>
        <w:t>)</w:t>
      </w:r>
    </w:p>
    <w:p w14:paraId="2F63C393" w14:textId="77777777" w:rsidR="00DB4008" w:rsidRDefault="00AD7441" w:rsidP="00DB4008">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svm.fit(</w:t>
      </w:r>
      <w:proofErr w:type="gramEnd"/>
      <w:r w:rsidRPr="00AD7441">
        <w:rPr>
          <w:rFonts w:ascii="Courier New" w:hAnsi="Courier New" w:cs="Courier New"/>
          <w:color w:val="000000"/>
          <w:sz w:val="21"/>
          <w:szCs w:val="21"/>
          <w:lang w:val="en-IN" w:eastAsia="en-IN"/>
        </w:rPr>
        <w:t>X_train, y_train)</w:t>
      </w:r>
    </w:p>
    <w:p w14:paraId="2152AD14" w14:textId="77777777" w:rsidR="00DB4008" w:rsidRPr="00DB4008" w:rsidRDefault="00DB4008" w:rsidP="00DB4008">
      <w:pPr>
        <w:shd w:val="clear" w:color="auto" w:fill="FFFFFE"/>
        <w:spacing w:line="285" w:lineRule="atLeast"/>
        <w:jc w:val="left"/>
        <w:rPr>
          <w:rFonts w:ascii="Courier New" w:hAnsi="Courier New" w:cs="Courier New"/>
          <w:color w:val="000000"/>
          <w:sz w:val="21"/>
          <w:szCs w:val="21"/>
          <w:lang w:val="en-IN" w:eastAsia="en-IN"/>
        </w:rPr>
      </w:pPr>
    </w:p>
    <w:p w14:paraId="7BC6A77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y_pred_svm = </w:t>
      </w:r>
      <w:proofErr w:type="gramStart"/>
      <w:r w:rsidRPr="00AD7441">
        <w:rPr>
          <w:rFonts w:ascii="Courier New" w:hAnsi="Courier New" w:cs="Courier New"/>
          <w:color w:val="000000"/>
          <w:sz w:val="21"/>
          <w:szCs w:val="21"/>
          <w:lang w:val="en-IN" w:eastAsia="en-IN"/>
        </w:rPr>
        <w:t>svm.predict</w:t>
      </w:r>
      <w:proofErr w:type="gramEnd"/>
      <w:r w:rsidRPr="00AD7441">
        <w:rPr>
          <w:rFonts w:ascii="Courier New" w:hAnsi="Courier New" w:cs="Courier New"/>
          <w:color w:val="000000"/>
          <w:sz w:val="21"/>
          <w:szCs w:val="21"/>
          <w:lang w:val="en-IN" w:eastAsia="en-IN"/>
        </w:rPr>
        <w:t>(X_test)</w:t>
      </w:r>
    </w:p>
    <w:p w14:paraId="0F1359D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'Predicted vs actual values on y_test'</w:t>
      </w:r>
      <w:r w:rsidRPr="00AD7441">
        <w:rPr>
          <w:rFonts w:ascii="Courier New" w:hAnsi="Courier New" w:cs="Courier New"/>
          <w:color w:val="000000"/>
          <w:sz w:val="21"/>
          <w:szCs w:val="21"/>
          <w:lang w:val="en-IN" w:eastAsia="en-IN"/>
        </w:rPr>
        <w:t>)</w:t>
      </w:r>
    </w:p>
    <w:p w14:paraId="746A969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Start"/>
      <w:r w:rsidRPr="00AD7441">
        <w:rPr>
          <w:rFonts w:ascii="Courier New" w:hAnsi="Courier New" w:cs="Courier New"/>
          <w:color w:val="000000"/>
          <w:sz w:val="21"/>
          <w:szCs w:val="21"/>
          <w:lang w:val="en-IN" w:eastAsia="en-IN"/>
        </w:rPr>
        <w:t>np.concatenate</w:t>
      </w:r>
      <w:proofErr w:type="gramEnd"/>
      <w:r w:rsidRPr="00AD7441">
        <w:rPr>
          <w:rFonts w:ascii="Courier New" w:hAnsi="Courier New" w:cs="Courier New"/>
          <w:color w:val="000000"/>
          <w:sz w:val="21"/>
          <w:szCs w:val="21"/>
          <w:lang w:val="en-IN" w:eastAsia="en-IN"/>
        </w:rPr>
        <w:t>((y_pred_svm.reshape(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(y_pred_svm),</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 y_test.reshape(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(y_test),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p>
    <w:p w14:paraId="3820515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Predicted vs actual values on y_test</w:t>
      </w:r>
    </w:p>
    <w:p w14:paraId="4ADD1D7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[[1 1]</w:t>
      </w:r>
    </w:p>
    <w:p w14:paraId="1FC14F0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56019AB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1699D3F3"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
    <w:p w14:paraId="2664C6D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w:t>
      </w:r>
    </w:p>
    <w:p w14:paraId="032D6E2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w:t>
      </w:r>
    </w:p>
    <w:p w14:paraId="00E81A5A" w14:textId="77777777" w:rsidR="00AD7441" w:rsidRDefault="00AD7441" w:rsidP="00AD7441">
      <w:pPr>
        <w:jc w:val="both"/>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w:t>
      </w:r>
    </w:p>
    <w:p w14:paraId="6347A10C" w14:textId="77777777" w:rsidR="00DB4008" w:rsidRDefault="00DB4008" w:rsidP="00AD7441">
      <w:pPr>
        <w:jc w:val="both"/>
        <w:rPr>
          <w:color w:val="212121"/>
          <w:sz w:val="21"/>
          <w:szCs w:val="21"/>
          <w:shd w:val="clear" w:color="auto" w:fill="FFFFFF"/>
          <w:lang w:val="en-IN" w:eastAsia="en-IN"/>
        </w:rPr>
      </w:pPr>
    </w:p>
    <w:p w14:paraId="4DFA3C9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accuracy_svm = accuracy_</w:t>
      </w:r>
      <w:proofErr w:type="gramStart"/>
      <w:r w:rsidRPr="00AD7441">
        <w:rPr>
          <w:rFonts w:ascii="Courier New" w:hAnsi="Courier New" w:cs="Courier New"/>
          <w:color w:val="000000"/>
          <w:sz w:val="21"/>
          <w:szCs w:val="21"/>
          <w:lang w:val="en-IN" w:eastAsia="en-IN"/>
        </w:rPr>
        <w:t>score(</w:t>
      </w:r>
      <w:proofErr w:type="gramEnd"/>
      <w:r w:rsidRPr="00AD7441">
        <w:rPr>
          <w:rFonts w:ascii="Courier New" w:hAnsi="Courier New" w:cs="Courier New"/>
          <w:color w:val="000000"/>
          <w:sz w:val="21"/>
          <w:szCs w:val="21"/>
          <w:lang w:val="en-IN" w:eastAsia="en-IN"/>
        </w:rPr>
        <w:t>y_test, y_pred_svm)</w:t>
      </w:r>
    </w:p>
    <w:p w14:paraId="13F367E4" w14:textId="77777777" w:rsidR="00DB4008"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'Accuracy:'</w:t>
      </w:r>
      <w:r w:rsidRPr="00AD7441">
        <w:rPr>
          <w:rFonts w:ascii="Courier New" w:hAnsi="Courier New" w:cs="Courier New"/>
          <w:color w:val="000000"/>
          <w:sz w:val="21"/>
          <w:szCs w:val="21"/>
          <w:lang w:val="en-IN" w:eastAsia="en-IN"/>
        </w:rPr>
        <w:t>, accuracy_svm)</w:t>
      </w:r>
    </w:p>
    <w:p w14:paraId="7BE5530B"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cm_svm = confusion_</w:t>
      </w:r>
      <w:proofErr w:type="gramStart"/>
      <w:r w:rsidRPr="00AD7441">
        <w:rPr>
          <w:rFonts w:ascii="Courier New" w:hAnsi="Courier New" w:cs="Courier New"/>
          <w:color w:val="000000"/>
          <w:sz w:val="21"/>
          <w:szCs w:val="21"/>
          <w:lang w:val="en-IN" w:eastAsia="en-IN"/>
        </w:rPr>
        <w:t>matrix(</w:t>
      </w:r>
      <w:proofErr w:type="gramEnd"/>
      <w:r w:rsidRPr="00AD7441">
        <w:rPr>
          <w:rFonts w:ascii="Courier New" w:hAnsi="Courier New" w:cs="Courier New"/>
          <w:color w:val="000000"/>
          <w:sz w:val="21"/>
          <w:szCs w:val="21"/>
          <w:lang w:val="en-IN" w:eastAsia="en-IN"/>
        </w:rPr>
        <w:t>y_test, y_pred_svm)</w:t>
      </w:r>
    </w:p>
    <w:p w14:paraId="27AFB63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'Confusion Matrix:'</w:t>
      </w:r>
      <w:r w:rsidRPr="00AD7441">
        <w:rPr>
          <w:rFonts w:ascii="Courier New" w:hAnsi="Courier New" w:cs="Courier New"/>
          <w:color w:val="000000"/>
          <w:sz w:val="21"/>
          <w:szCs w:val="21"/>
          <w:lang w:val="en-IN" w:eastAsia="en-IN"/>
        </w:rPr>
        <w:t>)</w:t>
      </w:r>
    </w:p>
    <w:p w14:paraId="1AED76E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(cm_svm)</w:t>
      </w:r>
    </w:p>
    <w:p w14:paraId="22F7547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ConfusionMatrixDisplay(cm_svm</w:t>
      </w:r>
      <w:proofErr w:type="gramStart"/>
      <w:r w:rsidRPr="00AD7441">
        <w:rPr>
          <w:rFonts w:ascii="Courier New" w:hAnsi="Courier New" w:cs="Courier New"/>
          <w:color w:val="000000"/>
          <w:sz w:val="21"/>
          <w:szCs w:val="21"/>
          <w:lang w:val="en-IN" w:eastAsia="en-IN"/>
        </w:rPr>
        <w:t>).plot</w:t>
      </w:r>
      <w:proofErr w:type="gramEnd"/>
      <w:r w:rsidRPr="00AD7441">
        <w:rPr>
          <w:rFonts w:ascii="Courier New" w:hAnsi="Courier New" w:cs="Courier New"/>
          <w:color w:val="000000"/>
          <w:sz w:val="21"/>
          <w:szCs w:val="21"/>
          <w:lang w:val="en-IN" w:eastAsia="en-IN"/>
        </w:rPr>
        <w:t>()</w:t>
      </w:r>
    </w:p>
    <w:p w14:paraId="0570E75A"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plt.show</w:t>
      </w:r>
      <w:proofErr w:type="gramEnd"/>
      <w:r w:rsidRPr="00AD7441">
        <w:rPr>
          <w:rFonts w:ascii="Courier New" w:hAnsi="Courier New" w:cs="Courier New"/>
          <w:color w:val="000000"/>
          <w:sz w:val="21"/>
          <w:szCs w:val="21"/>
          <w:lang w:val="en-IN" w:eastAsia="en-IN"/>
        </w:rPr>
        <w:t>()</w:t>
      </w:r>
    </w:p>
    <w:p w14:paraId="5768140D" w14:textId="77777777" w:rsidR="00DB4008" w:rsidRPr="00AD7441" w:rsidRDefault="00DB4008" w:rsidP="00AD7441">
      <w:pPr>
        <w:shd w:val="clear" w:color="auto" w:fill="FFFFFE"/>
        <w:spacing w:line="285" w:lineRule="atLeast"/>
        <w:jc w:val="left"/>
        <w:rPr>
          <w:rFonts w:ascii="Courier New" w:hAnsi="Courier New" w:cs="Courier New"/>
          <w:color w:val="000000"/>
          <w:sz w:val="21"/>
          <w:szCs w:val="21"/>
          <w:lang w:val="en-IN" w:eastAsia="en-IN"/>
        </w:rPr>
      </w:pPr>
    </w:p>
    <w:p w14:paraId="4ED624F1"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Accuracy: 0.8247261345852895</w:t>
      </w:r>
    </w:p>
    <w:p w14:paraId="085412D0"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Confusion Matrix:</w:t>
      </w:r>
    </w:p>
    <w:p w14:paraId="1C626033"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w:t>
      </w:r>
      <w:proofErr w:type="gramStart"/>
      <w:r w:rsidRPr="00AD7441">
        <w:rPr>
          <w:rFonts w:ascii="Courier New" w:hAnsi="Courier New" w:cs="Courier New"/>
          <w:color w:val="212121"/>
          <w:sz w:val="21"/>
          <w:szCs w:val="21"/>
          <w:shd w:val="clear" w:color="auto" w:fill="FFFFFF"/>
          <w:lang w:val="en-IN" w:eastAsia="en-IN"/>
        </w:rPr>
        <w:t>315  46</w:t>
      </w:r>
      <w:proofErr w:type="gramEnd"/>
      <w:r w:rsidRPr="00AD7441">
        <w:rPr>
          <w:rFonts w:ascii="Courier New" w:hAnsi="Courier New" w:cs="Courier New"/>
          <w:color w:val="212121"/>
          <w:sz w:val="21"/>
          <w:szCs w:val="21"/>
          <w:shd w:val="clear" w:color="auto" w:fill="FFFFFF"/>
          <w:lang w:val="en-IN" w:eastAsia="en-IN"/>
        </w:rPr>
        <w:t>]</w:t>
      </w:r>
    </w:p>
    <w:p w14:paraId="05114592" w14:textId="77777777" w:rsidR="0061579B" w:rsidRDefault="00DB4008" w:rsidP="00AD7441">
      <w:pPr>
        <w:jc w:val="both"/>
        <w:rPr>
          <w:rFonts w:ascii="Courier New" w:hAnsi="Courier New" w:cs="Courier New"/>
          <w:color w:val="212121"/>
          <w:sz w:val="21"/>
          <w:szCs w:val="21"/>
          <w:shd w:val="clear" w:color="auto" w:fill="FFFFFF"/>
          <w:lang w:val="en-IN" w:eastAsia="en-IN"/>
        </w:rPr>
      </w:pPr>
      <w:r>
        <w:rPr>
          <w:noProof/>
        </w:rPr>
        <w:drawing>
          <wp:anchor distT="0" distB="0" distL="114300" distR="114300" simplePos="0" relativeHeight="251656704" behindDoc="0" locked="0" layoutInCell="1" allowOverlap="1" wp14:anchorId="4FDCD2CD" wp14:editId="658FE84C">
            <wp:simplePos x="0" y="0"/>
            <wp:positionH relativeFrom="column">
              <wp:posOffset>-635</wp:posOffset>
            </wp:positionH>
            <wp:positionV relativeFrom="paragraph">
              <wp:posOffset>442595</wp:posOffset>
            </wp:positionV>
            <wp:extent cx="2832100" cy="2413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441" w:rsidRPr="00AD7441">
        <w:rPr>
          <w:rFonts w:ascii="Courier New" w:hAnsi="Courier New" w:cs="Courier New"/>
          <w:color w:val="212121"/>
          <w:sz w:val="21"/>
          <w:szCs w:val="21"/>
          <w:shd w:val="clear" w:color="auto" w:fill="FFFFFF"/>
          <w:lang w:val="en-IN" w:eastAsia="en-IN"/>
        </w:rPr>
        <w:t xml:space="preserve"> [ 66 212]]</w:t>
      </w:r>
    </w:p>
    <w:p w14:paraId="02A698A2" w14:textId="77777777" w:rsidR="00DB4008" w:rsidRDefault="00DB4008" w:rsidP="00AD7441">
      <w:pPr>
        <w:jc w:val="both"/>
        <w:rPr>
          <w:rFonts w:ascii="Courier New" w:hAnsi="Courier New" w:cs="Courier New"/>
          <w:color w:val="212121"/>
          <w:sz w:val="21"/>
          <w:szCs w:val="21"/>
          <w:shd w:val="clear" w:color="auto" w:fill="FFFFFF"/>
          <w:lang w:val="en-IN" w:eastAsia="en-IN"/>
        </w:rPr>
      </w:pPr>
    </w:p>
    <w:p w14:paraId="4C3A20DE" w14:textId="77777777" w:rsidR="00DB4008" w:rsidRDefault="00DB4008" w:rsidP="00AD7441">
      <w:pPr>
        <w:jc w:val="both"/>
        <w:rPr>
          <w:rFonts w:ascii="Courier New" w:hAnsi="Courier New" w:cs="Courier New"/>
          <w:color w:val="212121"/>
          <w:sz w:val="21"/>
          <w:szCs w:val="21"/>
          <w:shd w:val="clear" w:color="auto" w:fill="FFFFFF"/>
          <w:lang w:val="en-IN" w:eastAsia="en-IN"/>
        </w:rPr>
      </w:pPr>
    </w:p>
    <w:p w14:paraId="6D0BD052" w14:textId="77777777" w:rsidR="00AD7441" w:rsidRPr="0061579B" w:rsidRDefault="00AD7441" w:rsidP="00AD7441">
      <w:pPr>
        <w:jc w:val="both"/>
      </w:pPr>
    </w:p>
    <w:p w14:paraId="7943CB4D" w14:textId="77777777" w:rsidR="00AD7441" w:rsidRDefault="00AD7441" w:rsidP="0061579B">
      <w:pPr>
        <w:shd w:val="clear" w:color="auto" w:fill="FFFFFE"/>
        <w:jc w:val="left"/>
        <w:rPr>
          <w:color w:val="212121"/>
          <w:sz w:val="35"/>
          <w:szCs w:val="35"/>
          <w:lang w:val="en-IN" w:eastAsia="en-IN"/>
        </w:rPr>
      </w:pPr>
      <w:r w:rsidRPr="00AD7441">
        <w:rPr>
          <w:color w:val="212121"/>
          <w:sz w:val="35"/>
          <w:szCs w:val="35"/>
          <w:lang w:val="en-IN" w:eastAsia="en-IN"/>
        </w:rPr>
        <w:lastRenderedPageBreak/>
        <w:t>DECISION TREE</w:t>
      </w:r>
    </w:p>
    <w:p w14:paraId="38DB505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w:t>
      </w:r>
      <w:proofErr w:type="gramStart"/>
      <w:r w:rsidRPr="00AD7441">
        <w:rPr>
          <w:rFonts w:ascii="Courier New" w:hAnsi="Courier New" w:cs="Courier New"/>
          <w:color w:val="000000"/>
          <w:sz w:val="21"/>
          <w:szCs w:val="21"/>
          <w:lang w:val="en-IN" w:eastAsia="en-IN"/>
        </w:rPr>
        <w:t>sklearn.tree</w:t>
      </w:r>
      <w:proofErr w:type="gramEnd"/>
      <w:r w:rsidRPr="00AD7441">
        <w:rPr>
          <w:rFonts w:ascii="Courier New" w:hAnsi="Courier New" w:cs="Courier New"/>
          <w:color w:val="000000"/>
          <w:sz w:val="21"/>
          <w:szCs w:val="21"/>
          <w:lang w:val="en-IN" w:eastAsia="en-IN"/>
        </w:rPr>
        <w:t>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DecisionTreeClassifier</w:t>
      </w:r>
    </w:p>
    <w:p w14:paraId="50A708AE"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3304CF95"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dt = </w:t>
      </w:r>
      <w:proofErr w:type="gramStart"/>
      <w:r w:rsidRPr="00AD7441">
        <w:rPr>
          <w:rFonts w:ascii="Courier New" w:hAnsi="Courier New" w:cs="Courier New"/>
          <w:color w:val="000000"/>
          <w:sz w:val="21"/>
          <w:szCs w:val="21"/>
          <w:lang w:val="en-IN" w:eastAsia="en-IN"/>
        </w:rPr>
        <w:t>DecisionTreeClassifier(</w:t>
      </w:r>
      <w:proofErr w:type="gramEnd"/>
      <w:r w:rsidRPr="00AD7441">
        <w:rPr>
          <w:rFonts w:ascii="Courier New" w:hAnsi="Courier New" w:cs="Courier New"/>
          <w:color w:val="000000"/>
          <w:sz w:val="21"/>
          <w:szCs w:val="21"/>
          <w:lang w:val="en-IN" w:eastAsia="en-IN"/>
        </w:rPr>
        <w:t>max_depth=</w:t>
      </w:r>
      <w:r w:rsidRPr="00AD7441">
        <w:rPr>
          <w:rFonts w:ascii="Courier New" w:hAnsi="Courier New" w:cs="Courier New"/>
          <w:color w:val="098156"/>
          <w:sz w:val="21"/>
          <w:szCs w:val="21"/>
          <w:lang w:val="en-IN" w:eastAsia="en-IN"/>
        </w:rPr>
        <w:t>4</w:t>
      </w:r>
      <w:r w:rsidRPr="00AD7441">
        <w:rPr>
          <w:rFonts w:ascii="Courier New" w:hAnsi="Courier New" w:cs="Courier New"/>
          <w:color w:val="000000"/>
          <w:sz w:val="21"/>
          <w:szCs w:val="21"/>
          <w:lang w:val="en-IN" w:eastAsia="en-IN"/>
        </w:rPr>
        <w:t>, random_state=</w:t>
      </w:r>
      <w:r w:rsidRPr="00AD7441">
        <w:rPr>
          <w:rFonts w:ascii="Courier New" w:hAnsi="Courier New" w:cs="Courier New"/>
          <w:color w:val="098156"/>
          <w:sz w:val="21"/>
          <w:szCs w:val="21"/>
          <w:lang w:val="en-IN" w:eastAsia="en-IN"/>
        </w:rPr>
        <w:t>42</w:t>
      </w:r>
      <w:r w:rsidRPr="00AD7441">
        <w:rPr>
          <w:rFonts w:ascii="Courier New" w:hAnsi="Courier New" w:cs="Courier New"/>
          <w:color w:val="000000"/>
          <w:sz w:val="21"/>
          <w:szCs w:val="21"/>
          <w:lang w:val="en-IN" w:eastAsia="en-IN"/>
        </w:rPr>
        <w:t>)</w:t>
      </w:r>
    </w:p>
    <w:p w14:paraId="5A9C4ED6"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dt.fit(</w:t>
      </w:r>
      <w:proofErr w:type="gramEnd"/>
      <w:r w:rsidRPr="00AD7441">
        <w:rPr>
          <w:rFonts w:ascii="Courier New" w:hAnsi="Courier New" w:cs="Courier New"/>
          <w:color w:val="000000"/>
          <w:sz w:val="21"/>
          <w:szCs w:val="21"/>
          <w:lang w:val="en-IN" w:eastAsia="en-IN"/>
        </w:rPr>
        <w:t>X_train, y_train)</w:t>
      </w:r>
    </w:p>
    <w:p w14:paraId="39893B1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y_pred_dt = </w:t>
      </w:r>
      <w:proofErr w:type="gramStart"/>
      <w:r w:rsidRPr="00AD7441">
        <w:rPr>
          <w:rFonts w:ascii="Courier New" w:hAnsi="Courier New" w:cs="Courier New"/>
          <w:color w:val="000000"/>
          <w:sz w:val="21"/>
          <w:szCs w:val="21"/>
          <w:lang w:val="en-IN" w:eastAsia="en-IN"/>
        </w:rPr>
        <w:t>dt.predict</w:t>
      </w:r>
      <w:proofErr w:type="gramEnd"/>
      <w:r w:rsidRPr="00AD7441">
        <w:rPr>
          <w:rFonts w:ascii="Courier New" w:hAnsi="Courier New" w:cs="Courier New"/>
          <w:color w:val="000000"/>
          <w:sz w:val="21"/>
          <w:szCs w:val="21"/>
          <w:lang w:val="en-IN" w:eastAsia="en-IN"/>
        </w:rPr>
        <w:t>(X_test)</w:t>
      </w:r>
    </w:p>
    <w:p w14:paraId="60ABAE0D"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'Predicted vs actual values on y_test'</w:t>
      </w:r>
      <w:r w:rsidRPr="00AD7441">
        <w:rPr>
          <w:rFonts w:ascii="Courier New" w:hAnsi="Courier New" w:cs="Courier New"/>
          <w:color w:val="000000"/>
          <w:sz w:val="21"/>
          <w:szCs w:val="21"/>
          <w:lang w:val="en-IN" w:eastAsia="en-IN"/>
        </w:rPr>
        <w:t>)</w:t>
      </w:r>
    </w:p>
    <w:p w14:paraId="35410F60"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Start"/>
      <w:r w:rsidRPr="00AD7441">
        <w:rPr>
          <w:rFonts w:ascii="Courier New" w:hAnsi="Courier New" w:cs="Courier New"/>
          <w:color w:val="000000"/>
          <w:sz w:val="21"/>
          <w:szCs w:val="21"/>
          <w:lang w:val="en-IN" w:eastAsia="en-IN"/>
        </w:rPr>
        <w:t>np.concatenate</w:t>
      </w:r>
      <w:proofErr w:type="gramEnd"/>
      <w:r w:rsidRPr="00AD7441">
        <w:rPr>
          <w:rFonts w:ascii="Courier New" w:hAnsi="Courier New" w:cs="Courier New"/>
          <w:color w:val="000000"/>
          <w:sz w:val="21"/>
          <w:szCs w:val="21"/>
          <w:lang w:val="en-IN" w:eastAsia="en-IN"/>
        </w:rPr>
        <w:t>((y_pred_dt.reshape(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(y_pred_dt),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 y_test.reshape(</w:t>
      </w:r>
      <w:r w:rsidRPr="00AD7441">
        <w:rPr>
          <w:rFonts w:ascii="Courier New" w:hAnsi="Courier New" w:cs="Courier New"/>
          <w:color w:val="795E26"/>
          <w:sz w:val="21"/>
          <w:szCs w:val="21"/>
          <w:lang w:val="en-IN" w:eastAsia="en-IN"/>
        </w:rPr>
        <w:t>len</w:t>
      </w:r>
      <w:r w:rsidRPr="00AD7441">
        <w:rPr>
          <w:rFonts w:ascii="Courier New" w:hAnsi="Courier New" w:cs="Courier New"/>
          <w:color w:val="000000"/>
          <w:sz w:val="21"/>
          <w:szCs w:val="21"/>
          <w:lang w:val="en-IN" w:eastAsia="en-IN"/>
        </w:rPr>
        <w:t>(y_test),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r w:rsidRPr="00AD7441">
        <w:rPr>
          <w:rFonts w:ascii="Courier New" w:hAnsi="Courier New" w:cs="Courier New"/>
          <w:color w:val="098156"/>
          <w:sz w:val="21"/>
          <w:szCs w:val="21"/>
          <w:lang w:val="en-IN" w:eastAsia="en-IN"/>
        </w:rPr>
        <w:t>1</w:t>
      </w:r>
      <w:r w:rsidRPr="00AD7441">
        <w:rPr>
          <w:rFonts w:ascii="Courier New" w:hAnsi="Courier New" w:cs="Courier New"/>
          <w:color w:val="000000"/>
          <w:sz w:val="21"/>
          <w:szCs w:val="21"/>
          <w:lang w:val="en-IN" w:eastAsia="en-IN"/>
        </w:rPr>
        <w:t>))</w:t>
      </w:r>
    </w:p>
    <w:p w14:paraId="1BF7A9DF"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Predicted vs actual values on y_test</w:t>
      </w:r>
    </w:p>
    <w:p w14:paraId="073C9B3E"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[[0 1]</w:t>
      </w:r>
    </w:p>
    <w:p w14:paraId="3B1C5B16"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49DF325C"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0]</w:t>
      </w:r>
    </w:p>
    <w:p w14:paraId="129BC552"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w:t>
      </w:r>
    </w:p>
    <w:p w14:paraId="7CEDA2B8"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w:t>
      </w:r>
    </w:p>
    <w:p w14:paraId="43885512"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[1 1]</w:t>
      </w:r>
    </w:p>
    <w:p w14:paraId="6034607D" w14:textId="77777777" w:rsidR="00AD7441" w:rsidRDefault="00AD7441" w:rsidP="00AD7441">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 xml:space="preserve"> [0 1]]</w:t>
      </w:r>
    </w:p>
    <w:p w14:paraId="54668A2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AF00DB"/>
          <w:sz w:val="21"/>
          <w:szCs w:val="21"/>
          <w:lang w:val="en-IN" w:eastAsia="en-IN"/>
        </w:rPr>
        <w:t>from</w:t>
      </w:r>
      <w:r w:rsidRPr="00AD7441">
        <w:rPr>
          <w:rFonts w:ascii="Courier New" w:hAnsi="Courier New" w:cs="Courier New"/>
          <w:color w:val="000000"/>
          <w:sz w:val="21"/>
          <w:szCs w:val="21"/>
          <w:lang w:val="en-IN" w:eastAsia="en-IN"/>
        </w:rPr>
        <w:t> sklearn </w:t>
      </w:r>
      <w:r w:rsidRPr="00AD7441">
        <w:rPr>
          <w:rFonts w:ascii="Courier New" w:hAnsi="Courier New" w:cs="Courier New"/>
          <w:color w:val="AF00DB"/>
          <w:sz w:val="21"/>
          <w:szCs w:val="21"/>
          <w:lang w:val="en-IN" w:eastAsia="en-IN"/>
        </w:rPr>
        <w:t>import</w:t>
      </w:r>
      <w:r w:rsidRPr="00AD7441">
        <w:rPr>
          <w:rFonts w:ascii="Courier New" w:hAnsi="Courier New" w:cs="Courier New"/>
          <w:color w:val="000000"/>
          <w:sz w:val="21"/>
          <w:szCs w:val="21"/>
          <w:lang w:val="en-IN" w:eastAsia="en-IN"/>
        </w:rPr>
        <w:t> tree</w:t>
      </w:r>
    </w:p>
    <w:p w14:paraId="7CCEE5D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2854439F"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8000"/>
          <w:sz w:val="21"/>
          <w:szCs w:val="21"/>
          <w:lang w:val="en-IN" w:eastAsia="en-IN"/>
        </w:rPr>
        <w:t># Plotting the Decision tree</w:t>
      </w:r>
    </w:p>
    <w:p w14:paraId="43B2EE6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'\nDecision Tree:- '</w:t>
      </w:r>
      <w:r w:rsidRPr="00AD7441">
        <w:rPr>
          <w:rFonts w:ascii="Courier New" w:hAnsi="Courier New" w:cs="Courier New"/>
          <w:color w:val="000000"/>
          <w:sz w:val="21"/>
          <w:szCs w:val="21"/>
          <w:lang w:val="en-IN" w:eastAsia="en-IN"/>
        </w:rPr>
        <w:t>)</w:t>
      </w:r>
    </w:p>
    <w:p w14:paraId="42717FE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plt.figure</w:t>
      </w:r>
      <w:proofErr w:type="gramEnd"/>
      <w:r w:rsidRPr="00AD7441">
        <w:rPr>
          <w:rFonts w:ascii="Courier New" w:hAnsi="Courier New" w:cs="Courier New"/>
          <w:color w:val="000000"/>
          <w:sz w:val="21"/>
          <w:szCs w:val="21"/>
          <w:lang w:val="en-IN" w:eastAsia="en-IN"/>
        </w:rPr>
        <w:t>(figsize=(</w:t>
      </w:r>
      <w:r w:rsidRPr="00AD7441">
        <w:rPr>
          <w:rFonts w:ascii="Courier New" w:hAnsi="Courier New" w:cs="Courier New"/>
          <w:color w:val="098156"/>
          <w:sz w:val="21"/>
          <w:szCs w:val="21"/>
          <w:lang w:val="en-IN" w:eastAsia="en-IN"/>
        </w:rPr>
        <w:t>15</w:t>
      </w:r>
      <w:r w:rsidRPr="00AD7441">
        <w:rPr>
          <w:rFonts w:ascii="Courier New" w:hAnsi="Courier New" w:cs="Courier New"/>
          <w:color w:val="000000"/>
          <w:sz w:val="21"/>
          <w:szCs w:val="21"/>
          <w:lang w:val="en-IN" w:eastAsia="en-IN"/>
        </w:rPr>
        <w:t>,</w:t>
      </w:r>
      <w:r w:rsidRPr="00AD7441">
        <w:rPr>
          <w:rFonts w:ascii="Courier New" w:hAnsi="Courier New" w:cs="Courier New"/>
          <w:color w:val="098156"/>
          <w:sz w:val="21"/>
          <w:szCs w:val="21"/>
          <w:lang w:val="en-IN" w:eastAsia="en-IN"/>
        </w:rPr>
        <w:t>10</w:t>
      </w:r>
      <w:r w:rsidRPr="00AD7441">
        <w:rPr>
          <w:rFonts w:ascii="Courier New" w:hAnsi="Courier New" w:cs="Courier New"/>
          <w:color w:val="000000"/>
          <w:sz w:val="21"/>
          <w:szCs w:val="21"/>
          <w:lang w:val="en-IN" w:eastAsia="en-IN"/>
        </w:rPr>
        <w:t>))</w:t>
      </w:r>
    </w:p>
    <w:p w14:paraId="17446C28"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tree.plot</w:t>
      </w:r>
      <w:proofErr w:type="gramEnd"/>
      <w:r w:rsidRPr="00AD7441">
        <w:rPr>
          <w:rFonts w:ascii="Courier New" w:hAnsi="Courier New" w:cs="Courier New"/>
          <w:color w:val="000000"/>
          <w:sz w:val="21"/>
          <w:szCs w:val="21"/>
          <w:lang w:val="en-IN" w:eastAsia="en-IN"/>
        </w:rPr>
        <w:t>_tree(dt, filled=</w:t>
      </w:r>
      <w:r w:rsidRPr="00AD7441">
        <w:rPr>
          <w:rFonts w:ascii="Courier New" w:hAnsi="Courier New" w:cs="Courier New"/>
          <w:color w:val="0000FF"/>
          <w:sz w:val="21"/>
          <w:szCs w:val="21"/>
          <w:lang w:val="en-IN" w:eastAsia="en-IN"/>
        </w:rPr>
        <w:t>True</w:t>
      </w:r>
      <w:r w:rsidRPr="00AD7441">
        <w:rPr>
          <w:rFonts w:ascii="Courier New" w:hAnsi="Courier New" w:cs="Courier New"/>
          <w:color w:val="000000"/>
          <w:sz w:val="21"/>
          <w:szCs w:val="21"/>
          <w:lang w:val="en-IN" w:eastAsia="en-IN"/>
        </w:rPr>
        <w:t>)</w:t>
      </w:r>
    </w:p>
    <w:p w14:paraId="36F5E697" w14:textId="77777777" w:rsidR="00AD7441" w:rsidRDefault="00AD7441" w:rsidP="00AD7441">
      <w:pPr>
        <w:pStyle w:val="HTMLPreformatted"/>
        <w:shd w:val="clear" w:color="auto" w:fill="FFFFFF"/>
        <w:rPr>
          <w:color w:val="212121"/>
        </w:rPr>
      </w:pPr>
      <w:r>
        <w:rPr>
          <w:color w:val="212121"/>
        </w:rPr>
        <w:br/>
      </w:r>
    </w:p>
    <w:p w14:paraId="129C0134" w14:textId="77777777" w:rsidR="00AD7441" w:rsidRDefault="00AD7441" w:rsidP="00AD7441">
      <w:pPr>
        <w:pStyle w:val="HTMLPreformatted"/>
        <w:shd w:val="clear" w:color="auto" w:fill="FFFFFF"/>
        <w:rPr>
          <w:color w:val="212121"/>
        </w:rPr>
      </w:pPr>
      <w:r>
        <w:rPr>
          <w:color w:val="212121"/>
        </w:rPr>
        <w:t xml:space="preserve">Decision </w:t>
      </w:r>
      <w:proofErr w:type="gramStart"/>
      <w:r>
        <w:rPr>
          <w:color w:val="212121"/>
        </w:rPr>
        <w:t>Tree:-</w:t>
      </w:r>
      <w:proofErr w:type="gramEnd"/>
      <w:r>
        <w:rPr>
          <w:color w:val="212121"/>
        </w:rPr>
        <w:t xml:space="preserve"> </w:t>
      </w:r>
    </w:p>
    <w:p w14:paraId="05E6F346" w14:textId="77777777" w:rsidR="00AD7441" w:rsidRDefault="00AD7441" w:rsidP="00AD7441">
      <w:pPr>
        <w:pStyle w:val="HTMLPreformatted"/>
        <w:shd w:val="clear" w:color="auto" w:fill="FFFFFF"/>
        <w:rPr>
          <w:color w:val="212121"/>
        </w:rPr>
      </w:pPr>
      <w:r>
        <w:rPr>
          <w:color w:val="212121"/>
        </w:rPr>
        <w:t>[</w:t>
      </w:r>
      <w:proofErr w:type="gramStart"/>
      <w:r>
        <w:rPr>
          <w:color w:val="212121"/>
        </w:rPr>
        <w:t>Text(</w:t>
      </w:r>
      <w:proofErr w:type="gramEnd"/>
      <w:r>
        <w:rPr>
          <w:color w:val="212121"/>
        </w:rPr>
        <w:t>0.5, 0.9, 'x[24653] &lt;= -0.083\ngini = 0.495\nsamples = 2553\nvalue = [1403, 1150]'),</w:t>
      </w:r>
    </w:p>
    <w:p w14:paraId="080F6D92"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0.25, 0.7, 'x[23620] &lt;= -1.051\ngini = 0.469\nsamples = 1153\nvalue = [433, 720]'),</w:t>
      </w:r>
    </w:p>
    <w:p w14:paraId="52EB22CD"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0.125, 0.5, 'x[20952] &lt;= -2.183\ngini = 0.299\nsamples = 323\nvalue = [59, 264]'),</w:t>
      </w:r>
    </w:p>
    <w:p w14:paraId="21A2E51F"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0.0625, 0.3, 'x[10113] &lt;= -1.373\ngini = 0.32\nsamples = 25\nvalue = [20, 5]'),</w:t>
      </w:r>
    </w:p>
    <w:p w14:paraId="013C9727"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0.03125, 0.1, 'gini = 0.0\nsamples = 20\nvalue = [20, 0]'),</w:t>
      </w:r>
    </w:p>
    <w:p w14:paraId="0C7F7230"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0.09375, 0.1, 'gini = 0.0\nsamples = 5\nvalue = [0, 5]'),</w:t>
      </w:r>
    </w:p>
    <w:p w14:paraId="104C45B4"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0.1875, 0.3, 'x[9529] &lt;= 0.775\ngini = 0.227\nsamples = 298\nvalue = [39, 259]'),</w:t>
      </w:r>
    </w:p>
    <w:p w14:paraId="591AB416"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0.15625, 0.1, 'gini = 0.17\nsamples = 277\nvalue = [26, 251]'),</w:t>
      </w:r>
    </w:p>
    <w:p w14:paraId="707BA032"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0.21875, 0.1, 'gini = 0.472\nsamples = 21\nvalue = [13, 8]'),</w:t>
      </w:r>
    </w:p>
    <w:p w14:paraId="51BD8B69"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0.375, 0.5, 'x[33470] &lt;= -0.464\ngini = 0.495\nsamples = 830\nvalue = [374, 456]'),</w:t>
      </w:r>
    </w:p>
    <w:p w14:paraId="6F9A0EB0"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0.3125, 0.3, 'x[20302] &lt;= -1.065\ngini = 0.487\nsamples = 441\nvalue = [256, 185]'),</w:t>
      </w:r>
    </w:p>
    <w:p w14:paraId="04326416"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0.28125, 0.1, 'gini = 0.466\nsamples = 149\nvalue = [55, 94]'),</w:t>
      </w:r>
    </w:p>
    <w:p w14:paraId="1C365412"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0.34375, 0.1, 'gini = 0.429\nsamples = 292\nvalue = [201, 91]'),</w:t>
      </w:r>
    </w:p>
    <w:p w14:paraId="6B43F33B"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0.4375, 0.3, 'x[20082] &lt;= -0.621\ngini = 0.423\nsamples = 389\nvalue = [118, 271]'),</w:t>
      </w:r>
    </w:p>
    <w:p w14:paraId="28D6FD38"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0.40625, 0.1, 'gini = 0.218\nsamples = 153\nvalue = [19, 134]'),</w:t>
      </w:r>
    </w:p>
    <w:p w14:paraId="5ABD1EA4"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0.46875, 0.1, 'gini = 0.487\nsamples = 236\nvalue = [99, 137]'),</w:t>
      </w:r>
    </w:p>
    <w:p w14:paraId="244D567E"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0.75, 0.7, 'x[12324] &lt;= -0.712\ngini = 0.426\nsamples = 1400\nvalue = [970, 430]'),</w:t>
      </w:r>
    </w:p>
    <w:p w14:paraId="45FBDC3E"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0.625, 0.5, 'x[10533] &lt;= -1.006\ngini = 0.235\nsamples = 125\nvalue = [17, 108]'),</w:t>
      </w:r>
    </w:p>
    <w:p w14:paraId="6A3D0067" w14:textId="77777777" w:rsidR="00AD7441" w:rsidRDefault="00AD7441" w:rsidP="00AD7441">
      <w:pPr>
        <w:pStyle w:val="HTMLPreformatted"/>
        <w:shd w:val="clear" w:color="auto" w:fill="FFFFFF"/>
        <w:rPr>
          <w:color w:val="212121"/>
        </w:rPr>
      </w:pPr>
      <w:r>
        <w:rPr>
          <w:color w:val="212121"/>
        </w:rPr>
        <w:lastRenderedPageBreak/>
        <w:t xml:space="preserve"> </w:t>
      </w:r>
      <w:proofErr w:type="gramStart"/>
      <w:r>
        <w:rPr>
          <w:color w:val="212121"/>
        </w:rPr>
        <w:t>Text(</w:t>
      </w:r>
      <w:proofErr w:type="gramEnd"/>
      <w:r>
        <w:rPr>
          <w:color w:val="212121"/>
        </w:rPr>
        <w:t>0.5625, 0.3, 'x[26471] &lt;= -0.54\ngini = 0.025\nsamples = 80\nvalue = [1, 79]'),</w:t>
      </w:r>
    </w:p>
    <w:p w14:paraId="41454D01"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0.53125, 0.1, 'gini = 0.444\nsamples = 3\nvalue = [1, 2]'),</w:t>
      </w:r>
    </w:p>
    <w:p w14:paraId="1AA7F42F"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0.59375, 0.1, 'gini = 0.0\nsamples = 77\nvalue = [0, 77]'),</w:t>
      </w:r>
    </w:p>
    <w:p w14:paraId="384F7A3A"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0.6875, 0.3, 'x[38954] &lt;= -0.054\ngini = 0.458\nsamples = 45\nvalue = [16, 29]'),</w:t>
      </w:r>
    </w:p>
    <w:p w14:paraId="5C10E407"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0.65625, 0.1, 'gini = 0.137\nsamples = 27\nvalue = [2, 25]'),</w:t>
      </w:r>
    </w:p>
    <w:p w14:paraId="0F08BC09"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0.71875, 0.1, 'gini = 0.346\nsamples = 18\nvalue = [14, 4]'),</w:t>
      </w:r>
    </w:p>
    <w:p w14:paraId="5D22506D"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0.875, 0.5, 'x[35725] &lt;= 1.538\ngini = 0.378\nsamples = 1275\nvalue = [953, 322]'),</w:t>
      </w:r>
    </w:p>
    <w:p w14:paraId="0874576B"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0.8125, 0.3, 'x[34137] &lt;= 0.024\ngini = 0.349\nsamples = 1186\nvalue = [919, 267]'),</w:t>
      </w:r>
    </w:p>
    <w:p w14:paraId="724A53F9"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0.78125, 0.1, 'gini = 0.473\nsamples = 263\nvalue = [162, 101]'),</w:t>
      </w:r>
    </w:p>
    <w:p w14:paraId="288468D3"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0.84375, 0.1, 'gini = 0.295\nsamples = 923\nvalue = [757, 166]'),</w:t>
      </w:r>
    </w:p>
    <w:p w14:paraId="7AB639BF"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0.9375, 0.3, 'x[27761] &lt;= 1.571\ngini = 0.472\nsamples = 89\nvalue = [34, 55]'),</w:t>
      </w:r>
    </w:p>
    <w:p w14:paraId="3BD23F16" w14:textId="77777777" w:rsidR="00AD7441" w:rsidRDefault="00AD7441" w:rsidP="00AD7441">
      <w:pPr>
        <w:pStyle w:val="HTMLPreformatted"/>
        <w:shd w:val="clear" w:color="auto" w:fill="FFFFFF"/>
        <w:rPr>
          <w:color w:val="212121"/>
        </w:rPr>
      </w:pPr>
      <w:r>
        <w:rPr>
          <w:color w:val="212121"/>
        </w:rPr>
        <w:t xml:space="preserve"> </w:t>
      </w:r>
      <w:proofErr w:type="gramStart"/>
      <w:r>
        <w:rPr>
          <w:color w:val="212121"/>
        </w:rPr>
        <w:t>Text(</w:t>
      </w:r>
      <w:proofErr w:type="gramEnd"/>
      <w:r>
        <w:rPr>
          <w:color w:val="212121"/>
        </w:rPr>
        <w:t>0.90625, 0.1, 'gini = 0.145\nsamples = 51\nvalue = [4, 47]'),</w:t>
      </w:r>
    </w:p>
    <w:p w14:paraId="0BCAFBA6" w14:textId="77777777" w:rsidR="00AD7441" w:rsidRDefault="00122229" w:rsidP="00AD7441">
      <w:pPr>
        <w:pStyle w:val="HTMLPreformatted"/>
        <w:shd w:val="clear" w:color="auto" w:fill="FFFFFF"/>
        <w:rPr>
          <w:color w:val="212121"/>
        </w:rPr>
      </w:pPr>
      <w:r>
        <w:rPr>
          <w:noProof/>
          <w:color w:val="212121"/>
        </w:rPr>
        <w:drawing>
          <wp:anchor distT="0" distB="0" distL="114300" distR="114300" simplePos="0" relativeHeight="251650560" behindDoc="0" locked="0" layoutInCell="1" allowOverlap="1" wp14:anchorId="5CCFA60A" wp14:editId="2521C632">
            <wp:simplePos x="0" y="0"/>
            <wp:positionH relativeFrom="column">
              <wp:posOffset>-203200</wp:posOffset>
            </wp:positionH>
            <wp:positionV relativeFrom="page">
              <wp:posOffset>2124922</wp:posOffset>
            </wp:positionV>
            <wp:extent cx="6122035" cy="40894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035" cy="4089400"/>
                    </a:xfrm>
                    <a:prstGeom prst="rect">
                      <a:avLst/>
                    </a:prstGeom>
                    <a:noFill/>
                    <a:ln>
                      <a:noFill/>
                    </a:ln>
                  </pic:spPr>
                </pic:pic>
              </a:graphicData>
            </a:graphic>
          </wp:anchor>
        </w:drawing>
      </w:r>
      <w:r w:rsidR="00AD7441">
        <w:rPr>
          <w:color w:val="212121"/>
        </w:rPr>
        <w:t xml:space="preserve"> </w:t>
      </w:r>
      <w:proofErr w:type="gramStart"/>
      <w:r w:rsidR="00AD7441">
        <w:rPr>
          <w:color w:val="212121"/>
        </w:rPr>
        <w:t>Text(</w:t>
      </w:r>
      <w:proofErr w:type="gramEnd"/>
      <w:r w:rsidR="00AD7441">
        <w:rPr>
          <w:color w:val="212121"/>
        </w:rPr>
        <w:t>0.96875, 0.1, 'gini = 0.332\nsamples = 38\nvalue = [30, 8]')]</w:t>
      </w:r>
    </w:p>
    <w:p w14:paraId="0524BBD1" w14:textId="77777777" w:rsidR="00AD7441" w:rsidRDefault="00AD7441" w:rsidP="00AD7441">
      <w:pPr>
        <w:pStyle w:val="HTMLPreformatted"/>
        <w:shd w:val="clear" w:color="auto" w:fill="FFFFFF"/>
        <w:rPr>
          <w:color w:val="212121"/>
        </w:rPr>
      </w:pPr>
    </w:p>
    <w:p w14:paraId="6D45F05A"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accuracy_dt = accuracy_</w:t>
      </w:r>
      <w:proofErr w:type="gramStart"/>
      <w:r w:rsidRPr="00AD7441">
        <w:rPr>
          <w:rFonts w:ascii="Courier New" w:hAnsi="Courier New" w:cs="Courier New"/>
          <w:color w:val="000000"/>
          <w:sz w:val="21"/>
          <w:szCs w:val="21"/>
          <w:lang w:val="en-IN" w:eastAsia="en-IN"/>
        </w:rPr>
        <w:t>score(</w:t>
      </w:r>
      <w:proofErr w:type="gramEnd"/>
      <w:r w:rsidRPr="00AD7441">
        <w:rPr>
          <w:rFonts w:ascii="Courier New" w:hAnsi="Courier New" w:cs="Courier New"/>
          <w:color w:val="000000"/>
          <w:sz w:val="21"/>
          <w:szCs w:val="21"/>
          <w:lang w:val="en-IN" w:eastAsia="en-IN"/>
        </w:rPr>
        <w:t>y_test, y_pred_dt)</w:t>
      </w:r>
    </w:p>
    <w:p w14:paraId="2F22AC13"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'Accuracy:'</w:t>
      </w:r>
      <w:r w:rsidRPr="00AD7441">
        <w:rPr>
          <w:rFonts w:ascii="Courier New" w:hAnsi="Courier New" w:cs="Courier New"/>
          <w:color w:val="000000"/>
          <w:sz w:val="21"/>
          <w:szCs w:val="21"/>
          <w:lang w:val="en-IN" w:eastAsia="en-IN"/>
        </w:rPr>
        <w:t>, accuracy_dt)</w:t>
      </w:r>
    </w:p>
    <w:p w14:paraId="603026A6"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32478EAA"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cm_dt = confusion_</w:t>
      </w:r>
      <w:proofErr w:type="gramStart"/>
      <w:r w:rsidRPr="00AD7441">
        <w:rPr>
          <w:rFonts w:ascii="Courier New" w:hAnsi="Courier New" w:cs="Courier New"/>
          <w:color w:val="000000"/>
          <w:sz w:val="21"/>
          <w:szCs w:val="21"/>
          <w:lang w:val="en-IN" w:eastAsia="en-IN"/>
        </w:rPr>
        <w:t>matrix(</w:t>
      </w:r>
      <w:proofErr w:type="gramEnd"/>
      <w:r w:rsidRPr="00AD7441">
        <w:rPr>
          <w:rFonts w:ascii="Courier New" w:hAnsi="Courier New" w:cs="Courier New"/>
          <w:color w:val="000000"/>
          <w:sz w:val="21"/>
          <w:szCs w:val="21"/>
          <w:lang w:val="en-IN" w:eastAsia="en-IN"/>
        </w:rPr>
        <w:t>y_test, y_pred_dt)</w:t>
      </w:r>
    </w:p>
    <w:p w14:paraId="7E38D9DC"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w:t>
      </w:r>
      <w:proofErr w:type="gramEnd"/>
      <w:r w:rsidRPr="00AD7441">
        <w:rPr>
          <w:rFonts w:ascii="Courier New" w:hAnsi="Courier New" w:cs="Courier New"/>
          <w:color w:val="A31515"/>
          <w:sz w:val="21"/>
          <w:szCs w:val="21"/>
          <w:lang w:val="en-IN" w:eastAsia="en-IN"/>
        </w:rPr>
        <w:t>'Confusion Matrix:'</w:t>
      </w:r>
      <w:r w:rsidRPr="00AD7441">
        <w:rPr>
          <w:rFonts w:ascii="Courier New" w:hAnsi="Courier New" w:cs="Courier New"/>
          <w:color w:val="000000"/>
          <w:sz w:val="21"/>
          <w:szCs w:val="21"/>
          <w:lang w:val="en-IN" w:eastAsia="en-IN"/>
        </w:rPr>
        <w:t>)</w:t>
      </w:r>
    </w:p>
    <w:p w14:paraId="660ABF69"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795E26"/>
          <w:sz w:val="21"/>
          <w:szCs w:val="21"/>
          <w:lang w:val="en-IN" w:eastAsia="en-IN"/>
        </w:rPr>
        <w:t>print</w:t>
      </w:r>
      <w:r w:rsidRPr="00AD7441">
        <w:rPr>
          <w:rFonts w:ascii="Courier New" w:hAnsi="Courier New" w:cs="Courier New"/>
          <w:color w:val="000000"/>
          <w:sz w:val="21"/>
          <w:szCs w:val="21"/>
          <w:lang w:val="en-IN" w:eastAsia="en-IN"/>
        </w:rPr>
        <w:t>(cm_dt)</w:t>
      </w:r>
    </w:p>
    <w:p w14:paraId="455E0DF7"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444A8902"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r w:rsidRPr="00AD7441">
        <w:rPr>
          <w:rFonts w:ascii="Courier New" w:hAnsi="Courier New" w:cs="Courier New"/>
          <w:color w:val="000000"/>
          <w:sz w:val="21"/>
          <w:szCs w:val="21"/>
          <w:lang w:val="en-IN" w:eastAsia="en-IN"/>
        </w:rPr>
        <w:t>ConfusionMatrixDisplay(cm_dt</w:t>
      </w:r>
      <w:proofErr w:type="gramStart"/>
      <w:r w:rsidRPr="00AD7441">
        <w:rPr>
          <w:rFonts w:ascii="Courier New" w:hAnsi="Courier New" w:cs="Courier New"/>
          <w:color w:val="000000"/>
          <w:sz w:val="21"/>
          <w:szCs w:val="21"/>
          <w:lang w:val="en-IN" w:eastAsia="en-IN"/>
        </w:rPr>
        <w:t>).plot</w:t>
      </w:r>
      <w:proofErr w:type="gramEnd"/>
      <w:r w:rsidRPr="00AD7441">
        <w:rPr>
          <w:rFonts w:ascii="Courier New" w:hAnsi="Courier New" w:cs="Courier New"/>
          <w:color w:val="000000"/>
          <w:sz w:val="21"/>
          <w:szCs w:val="21"/>
          <w:lang w:val="en-IN" w:eastAsia="en-IN"/>
        </w:rPr>
        <w:t>()</w:t>
      </w:r>
    </w:p>
    <w:p w14:paraId="7A76E81E" w14:textId="77777777" w:rsid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roofErr w:type="gramStart"/>
      <w:r w:rsidRPr="00AD7441">
        <w:rPr>
          <w:rFonts w:ascii="Courier New" w:hAnsi="Courier New" w:cs="Courier New"/>
          <w:color w:val="000000"/>
          <w:sz w:val="21"/>
          <w:szCs w:val="21"/>
          <w:lang w:val="en-IN" w:eastAsia="en-IN"/>
        </w:rPr>
        <w:t>plt.show</w:t>
      </w:r>
      <w:proofErr w:type="gramEnd"/>
      <w:r w:rsidRPr="00AD7441">
        <w:rPr>
          <w:rFonts w:ascii="Courier New" w:hAnsi="Courier New" w:cs="Courier New"/>
          <w:color w:val="000000"/>
          <w:sz w:val="21"/>
          <w:szCs w:val="21"/>
          <w:lang w:val="en-IN" w:eastAsia="en-IN"/>
        </w:rPr>
        <w:t>()</w:t>
      </w:r>
    </w:p>
    <w:p w14:paraId="3EB3B14C" w14:textId="77777777" w:rsidR="00DB4008" w:rsidRPr="00AD7441" w:rsidRDefault="00DB4008" w:rsidP="00AD7441">
      <w:pPr>
        <w:shd w:val="clear" w:color="auto" w:fill="FFFFFE"/>
        <w:spacing w:line="285" w:lineRule="atLeast"/>
        <w:jc w:val="left"/>
        <w:rPr>
          <w:rFonts w:ascii="Courier New" w:hAnsi="Courier New" w:cs="Courier New"/>
          <w:color w:val="000000"/>
          <w:sz w:val="21"/>
          <w:szCs w:val="21"/>
          <w:lang w:val="en-IN" w:eastAsia="en-IN"/>
        </w:rPr>
      </w:pPr>
    </w:p>
    <w:p w14:paraId="0EA587C1"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lastRenderedPageBreak/>
        <w:t>Accuracy: 0.6948356807511737</w:t>
      </w:r>
    </w:p>
    <w:p w14:paraId="7F55B41A"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Confusion Matrix:</w:t>
      </w:r>
    </w:p>
    <w:p w14:paraId="15EB441B" w14:textId="77777777" w:rsidR="00AD7441" w:rsidRPr="00AD7441" w:rsidRDefault="00AD7441" w:rsidP="00AD7441">
      <w:pPr>
        <w:spacing w:line="240" w:lineRule="auto"/>
        <w:jc w:val="left"/>
        <w:rPr>
          <w:rFonts w:ascii="Courier New" w:hAnsi="Courier New" w:cs="Courier New"/>
          <w:color w:val="212121"/>
          <w:sz w:val="21"/>
          <w:szCs w:val="21"/>
          <w:shd w:val="clear" w:color="auto" w:fill="FFFFFF"/>
          <w:lang w:val="en-IN" w:eastAsia="en-IN"/>
        </w:rPr>
      </w:pPr>
      <w:r w:rsidRPr="00AD7441">
        <w:rPr>
          <w:rFonts w:ascii="Courier New" w:hAnsi="Courier New" w:cs="Courier New"/>
          <w:color w:val="212121"/>
          <w:sz w:val="21"/>
          <w:szCs w:val="21"/>
          <w:shd w:val="clear" w:color="auto" w:fill="FFFFFF"/>
          <w:lang w:val="en-IN" w:eastAsia="en-IN"/>
        </w:rPr>
        <w:t>[[</w:t>
      </w:r>
      <w:proofErr w:type="gramStart"/>
      <w:r w:rsidRPr="00AD7441">
        <w:rPr>
          <w:rFonts w:ascii="Courier New" w:hAnsi="Courier New" w:cs="Courier New"/>
          <w:color w:val="212121"/>
          <w:sz w:val="21"/>
          <w:szCs w:val="21"/>
          <w:shd w:val="clear" w:color="auto" w:fill="FFFFFF"/>
          <w:lang w:val="en-IN" w:eastAsia="en-IN"/>
        </w:rPr>
        <w:t>281  80</w:t>
      </w:r>
      <w:proofErr w:type="gramEnd"/>
      <w:r w:rsidRPr="00AD7441">
        <w:rPr>
          <w:rFonts w:ascii="Courier New" w:hAnsi="Courier New" w:cs="Courier New"/>
          <w:color w:val="212121"/>
          <w:sz w:val="21"/>
          <w:szCs w:val="21"/>
          <w:shd w:val="clear" w:color="auto" w:fill="FFFFFF"/>
          <w:lang w:val="en-IN" w:eastAsia="en-IN"/>
        </w:rPr>
        <w:t>]</w:t>
      </w:r>
    </w:p>
    <w:p w14:paraId="7DA0809E" w14:textId="77777777" w:rsidR="00AD7441" w:rsidRDefault="00AD7441" w:rsidP="00AD7441">
      <w:pPr>
        <w:pStyle w:val="HTMLPreformatted"/>
        <w:shd w:val="clear" w:color="auto" w:fill="FFFFFF"/>
        <w:rPr>
          <w:color w:val="212121"/>
          <w:sz w:val="21"/>
          <w:szCs w:val="21"/>
          <w:shd w:val="clear" w:color="auto" w:fill="FFFFFF"/>
        </w:rPr>
      </w:pPr>
      <w:r w:rsidRPr="00AD7441">
        <w:rPr>
          <w:color w:val="212121"/>
          <w:sz w:val="21"/>
          <w:szCs w:val="21"/>
          <w:shd w:val="clear" w:color="auto" w:fill="FFFFFF"/>
        </w:rPr>
        <w:t xml:space="preserve"> [115 163]]</w:t>
      </w:r>
    </w:p>
    <w:p w14:paraId="1173322D" w14:textId="77777777" w:rsidR="00AD7441" w:rsidRDefault="00AD7441" w:rsidP="00AD7441">
      <w:pPr>
        <w:pStyle w:val="HTMLPreformatted"/>
        <w:shd w:val="clear" w:color="auto" w:fill="FFFFFF"/>
        <w:rPr>
          <w:color w:val="212121"/>
        </w:rPr>
      </w:pPr>
      <w:r>
        <w:rPr>
          <w:noProof/>
          <w:color w:val="212121"/>
        </w:rPr>
        <w:drawing>
          <wp:inline distT="0" distB="0" distL="0" distR="0" wp14:anchorId="1BBD299C" wp14:editId="42F1F70D">
            <wp:extent cx="2920918" cy="248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6192" cy="2536305"/>
                    </a:xfrm>
                    <a:prstGeom prst="rect">
                      <a:avLst/>
                    </a:prstGeom>
                    <a:noFill/>
                    <a:ln>
                      <a:noFill/>
                    </a:ln>
                  </pic:spPr>
                </pic:pic>
              </a:graphicData>
            </a:graphic>
          </wp:inline>
        </w:drawing>
      </w:r>
    </w:p>
    <w:p w14:paraId="0B5896BB" w14:textId="77777777" w:rsidR="00AD7441" w:rsidRPr="00AD7441" w:rsidRDefault="00AD7441" w:rsidP="00AD7441">
      <w:pPr>
        <w:shd w:val="clear" w:color="auto" w:fill="FFFFFE"/>
        <w:spacing w:line="285" w:lineRule="atLeast"/>
        <w:jc w:val="left"/>
        <w:rPr>
          <w:rFonts w:ascii="Courier New" w:hAnsi="Courier New" w:cs="Courier New"/>
          <w:color w:val="000000"/>
          <w:sz w:val="21"/>
          <w:szCs w:val="21"/>
          <w:lang w:val="en-IN" w:eastAsia="en-IN"/>
        </w:rPr>
      </w:pPr>
    </w:p>
    <w:p w14:paraId="609B481E" w14:textId="77777777" w:rsidR="00122229" w:rsidRDefault="00122229" w:rsidP="0061579B">
      <w:pPr>
        <w:shd w:val="clear" w:color="auto" w:fill="FFFFFE"/>
        <w:jc w:val="left"/>
        <w:rPr>
          <w:color w:val="212121"/>
          <w:sz w:val="35"/>
          <w:szCs w:val="35"/>
          <w:lang w:val="en-IN" w:eastAsia="en-IN"/>
        </w:rPr>
      </w:pPr>
      <w:r w:rsidRPr="00122229">
        <w:rPr>
          <w:color w:val="212121"/>
          <w:sz w:val="35"/>
          <w:szCs w:val="35"/>
          <w:lang w:val="en-IN" w:eastAsia="en-IN"/>
        </w:rPr>
        <w:t>Random Forest</w:t>
      </w:r>
    </w:p>
    <w:p w14:paraId="402A8BFA"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AF00DB"/>
          <w:sz w:val="21"/>
          <w:szCs w:val="21"/>
          <w:lang w:val="en-IN" w:eastAsia="en-IN"/>
        </w:rPr>
        <w:t>from</w:t>
      </w:r>
      <w:r w:rsidRPr="00122229">
        <w:rPr>
          <w:rFonts w:ascii="Courier New" w:hAnsi="Courier New" w:cs="Courier New"/>
          <w:color w:val="000000"/>
          <w:sz w:val="21"/>
          <w:szCs w:val="21"/>
          <w:lang w:val="en-IN" w:eastAsia="en-IN"/>
        </w:rPr>
        <w:t> </w:t>
      </w:r>
      <w:proofErr w:type="gramStart"/>
      <w:r w:rsidRPr="00122229">
        <w:rPr>
          <w:rFonts w:ascii="Courier New" w:hAnsi="Courier New" w:cs="Courier New"/>
          <w:color w:val="000000"/>
          <w:sz w:val="21"/>
          <w:szCs w:val="21"/>
          <w:lang w:val="en-IN" w:eastAsia="en-IN"/>
        </w:rPr>
        <w:t>sklearn.ensemble</w:t>
      </w:r>
      <w:proofErr w:type="gramEnd"/>
      <w:r w:rsidRPr="00122229">
        <w:rPr>
          <w:rFonts w:ascii="Courier New" w:hAnsi="Courier New" w:cs="Courier New"/>
          <w:color w:val="000000"/>
          <w:sz w:val="21"/>
          <w:szCs w:val="21"/>
          <w:lang w:val="en-IN" w:eastAsia="en-IN"/>
        </w:rPr>
        <w:t> </w:t>
      </w:r>
      <w:r w:rsidRPr="00122229">
        <w:rPr>
          <w:rFonts w:ascii="Courier New" w:hAnsi="Courier New" w:cs="Courier New"/>
          <w:color w:val="AF00DB"/>
          <w:sz w:val="21"/>
          <w:szCs w:val="21"/>
          <w:lang w:val="en-IN" w:eastAsia="en-IN"/>
        </w:rPr>
        <w:t>import</w:t>
      </w:r>
      <w:r w:rsidRPr="00122229">
        <w:rPr>
          <w:rFonts w:ascii="Courier New" w:hAnsi="Courier New" w:cs="Courier New"/>
          <w:color w:val="000000"/>
          <w:sz w:val="21"/>
          <w:szCs w:val="21"/>
          <w:lang w:val="en-IN" w:eastAsia="en-IN"/>
        </w:rPr>
        <w:t> RandomForestClassifier</w:t>
      </w:r>
    </w:p>
    <w:p w14:paraId="3B48D0EF"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738435DD"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rf = </w:t>
      </w:r>
      <w:proofErr w:type="gramStart"/>
      <w:r w:rsidRPr="00122229">
        <w:rPr>
          <w:rFonts w:ascii="Courier New" w:hAnsi="Courier New" w:cs="Courier New"/>
          <w:color w:val="000000"/>
          <w:sz w:val="21"/>
          <w:szCs w:val="21"/>
          <w:lang w:val="en-IN" w:eastAsia="en-IN"/>
        </w:rPr>
        <w:t>RandomForestClassifier(</w:t>
      </w:r>
      <w:proofErr w:type="gramEnd"/>
      <w:r w:rsidRPr="00122229">
        <w:rPr>
          <w:rFonts w:ascii="Courier New" w:hAnsi="Courier New" w:cs="Courier New"/>
          <w:color w:val="000000"/>
          <w:sz w:val="21"/>
          <w:szCs w:val="21"/>
          <w:lang w:val="en-IN" w:eastAsia="en-IN"/>
        </w:rPr>
        <w:t>n_estimators=</w:t>
      </w:r>
      <w:r w:rsidRPr="00122229">
        <w:rPr>
          <w:rFonts w:ascii="Courier New" w:hAnsi="Courier New" w:cs="Courier New"/>
          <w:color w:val="098156"/>
          <w:sz w:val="21"/>
          <w:szCs w:val="21"/>
          <w:lang w:val="en-IN" w:eastAsia="en-IN"/>
        </w:rPr>
        <w:t>100</w:t>
      </w:r>
      <w:r w:rsidRPr="00122229">
        <w:rPr>
          <w:rFonts w:ascii="Courier New" w:hAnsi="Courier New" w:cs="Courier New"/>
          <w:color w:val="000000"/>
          <w:sz w:val="21"/>
          <w:szCs w:val="21"/>
          <w:lang w:val="en-IN" w:eastAsia="en-IN"/>
        </w:rPr>
        <w:t>, random_state=</w:t>
      </w:r>
      <w:r w:rsidRPr="00122229">
        <w:rPr>
          <w:rFonts w:ascii="Courier New" w:hAnsi="Courier New" w:cs="Courier New"/>
          <w:color w:val="098156"/>
          <w:sz w:val="21"/>
          <w:szCs w:val="21"/>
          <w:lang w:val="en-IN" w:eastAsia="en-IN"/>
        </w:rPr>
        <w:t>42</w:t>
      </w:r>
      <w:r w:rsidRPr="00122229">
        <w:rPr>
          <w:rFonts w:ascii="Courier New" w:hAnsi="Courier New" w:cs="Courier New"/>
          <w:color w:val="000000"/>
          <w:sz w:val="21"/>
          <w:szCs w:val="21"/>
          <w:lang w:val="en-IN" w:eastAsia="en-IN"/>
        </w:rPr>
        <w:t>)</w:t>
      </w:r>
    </w:p>
    <w:p w14:paraId="321365B5" w14:textId="77777777" w:rsid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000000"/>
          <w:sz w:val="21"/>
          <w:szCs w:val="21"/>
          <w:lang w:val="en-IN" w:eastAsia="en-IN"/>
        </w:rPr>
        <w:t>rf.fit(</w:t>
      </w:r>
      <w:proofErr w:type="gramEnd"/>
      <w:r w:rsidRPr="00122229">
        <w:rPr>
          <w:rFonts w:ascii="Courier New" w:hAnsi="Courier New" w:cs="Courier New"/>
          <w:color w:val="000000"/>
          <w:sz w:val="21"/>
          <w:szCs w:val="21"/>
          <w:lang w:val="en-IN" w:eastAsia="en-IN"/>
        </w:rPr>
        <w:t>X_train, y_train)</w:t>
      </w:r>
    </w:p>
    <w:p w14:paraId="2D31A580"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y_pred_rf = </w:t>
      </w:r>
      <w:proofErr w:type="gramStart"/>
      <w:r w:rsidRPr="00122229">
        <w:rPr>
          <w:rFonts w:ascii="Courier New" w:hAnsi="Courier New" w:cs="Courier New"/>
          <w:color w:val="000000"/>
          <w:sz w:val="21"/>
          <w:szCs w:val="21"/>
          <w:lang w:val="en-IN" w:eastAsia="en-IN"/>
        </w:rPr>
        <w:t>rf.predict</w:t>
      </w:r>
      <w:proofErr w:type="gramEnd"/>
      <w:r w:rsidRPr="00122229">
        <w:rPr>
          <w:rFonts w:ascii="Courier New" w:hAnsi="Courier New" w:cs="Courier New"/>
          <w:color w:val="000000"/>
          <w:sz w:val="21"/>
          <w:szCs w:val="21"/>
          <w:lang w:val="en-IN" w:eastAsia="en-IN"/>
        </w:rPr>
        <w:t>(X_test)</w:t>
      </w:r>
    </w:p>
    <w:p w14:paraId="64A6E3AF"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End"/>
      <w:r w:rsidRPr="00122229">
        <w:rPr>
          <w:rFonts w:ascii="Courier New" w:hAnsi="Courier New" w:cs="Courier New"/>
          <w:color w:val="A31515"/>
          <w:sz w:val="21"/>
          <w:szCs w:val="21"/>
          <w:lang w:val="en-IN" w:eastAsia="en-IN"/>
        </w:rPr>
        <w:t>'Predicted vs actual values on y_test'</w:t>
      </w:r>
      <w:r w:rsidRPr="00122229">
        <w:rPr>
          <w:rFonts w:ascii="Courier New" w:hAnsi="Courier New" w:cs="Courier New"/>
          <w:color w:val="000000"/>
          <w:sz w:val="21"/>
          <w:szCs w:val="21"/>
          <w:lang w:val="en-IN" w:eastAsia="en-IN"/>
        </w:rPr>
        <w:t>)</w:t>
      </w:r>
    </w:p>
    <w:p w14:paraId="717995A6"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Start"/>
      <w:r w:rsidRPr="00122229">
        <w:rPr>
          <w:rFonts w:ascii="Courier New" w:hAnsi="Courier New" w:cs="Courier New"/>
          <w:color w:val="000000"/>
          <w:sz w:val="21"/>
          <w:szCs w:val="21"/>
          <w:lang w:val="en-IN" w:eastAsia="en-IN"/>
        </w:rPr>
        <w:t>np.concatenate</w:t>
      </w:r>
      <w:proofErr w:type="gramEnd"/>
      <w:r w:rsidRPr="00122229">
        <w:rPr>
          <w:rFonts w:ascii="Courier New" w:hAnsi="Courier New" w:cs="Courier New"/>
          <w:color w:val="000000"/>
          <w:sz w:val="21"/>
          <w:szCs w:val="21"/>
          <w:lang w:val="en-IN" w:eastAsia="en-IN"/>
        </w:rPr>
        <w:t>((y_pred_rf.reshape(</w:t>
      </w:r>
      <w:r w:rsidRPr="00122229">
        <w:rPr>
          <w:rFonts w:ascii="Courier New" w:hAnsi="Courier New" w:cs="Courier New"/>
          <w:color w:val="795E26"/>
          <w:sz w:val="21"/>
          <w:szCs w:val="21"/>
          <w:lang w:val="en-IN" w:eastAsia="en-IN"/>
        </w:rPr>
        <w:t>len</w:t>
      </w:r>
      <w:r w:rsidRPr="00122229">
        <w:rPr>
          <w:rFonts w:ascii="Courier New" w:hAnsi="Courier New" w:cs="Courier New"/>
          <w:color w:val="000000"/>
          <w:sz w:val="21"/>
          <w:szCs w:val="21"/>
          <w:lang w:val="en-IN" w:eastAsia="en-IN"/>
        </w:rPr>
        <w:t>(y_pred_rf),</w:t>
      </w:r>
      <w:r w:rsidRPr="00122229">
        <w:rPr>
          <w:rFonts w:ascii="Courier New" w:hAnsi="Courier New" w:cs="Courier New"/>
          <w:color w:val="098156"/>
          <w:sz w:val="21"/>
          <w:szCs w:val="21"/>
          <w:lang w:val="en-IN" w:eastAsia="en-IN"/>
        </w:rPr>
        <w:t>1</w:t>
      </w:r>
      <w:r w:rsidRPr="00122229">
        <w:rPr>
          <w:rFonts w:ascii="Courier New" w:hAnsi="Courier New" w:cs="Courier New"/>
          <w:color w:val="000000"/>
          <w:sz w:val="21"/>
          <w:szCs w:val="21"/>
          <w:lang w:val="en-IN" w:eastAsia="en-IN"/>
        </w:rPr>
        <w:t>), y_test.reshape(</w:t>
      </w:r>
      <w:r w:rsidRPr="00122229">
        <w:rPr>
          <w:rFonts w:ascii="Courier New" w:hAnsi="Courier New" w:cs="Courier New"/>
          <w:color w:val="795E26"/>
          <w:sz w:val="21"/>
          <w:szCs w:val="21"/>
          <w:lang w:val="en-IN" w:eastAsia="en-IN"/>
        </w:rPr>
        <w:t>len</w:t>
      </w:r>
      <w:r w:rsidRPr="00122229">
        <w:rPr>
          <w:rFonts w:ascii="Courier New" w:hAnsi="Courier New" w:cs="Courier New"/>
          <w:color w:val="000000"/>
          <w:sz w:val="21"/>
          <w:szCs w:val="21"/>
          <w:lang w:val="en-IN" w:eastAsia="en-IN"/>
        </w:rPr>
        <w:t>(y_test),</w:t>
      </w:r>
      <w:r w:rsidRPr="00122229">
        <w:rPr>
          <w:rFonts w:ascii="Courier New" w:hAnsi="Courier New" w:cs="Courier New"/>
          <w:color w:val="098156"/>
          <w:sz w:val="21"/>
          <w:szCs w:val="21"/>
          <w:lang w:val="en-IN" w:eastAsia="en-IN"/>
        </w:rPr>
        <w:t>1</w:t>
      </w:r>
      <w:r w:rsidRPr="00122229">
        <w:rPr>
          <w:rFonts w:ascii="Courier New" w:hAnsi="Courier New" w:cs="Courier New"/>
          <w:color w:val="000000"/>
          <w:sz w:val="21"/>
          <w:szCs w:val="21"/>
          <w:lang w:val="en-IN" w:eastAsia="en-IN"/>
        </w:rPr>
        <w:t>)),</w:t>
      </w:r>
      <w:r w:rsidRPr="00122229">
        <w:rPr>
          <w:rFonts w:ascii="Courier New" w:hAnsi="Courier New" w:cs="Courier New"/>
          <w:color w:val="098156"/>
          <w:sz w:val="21"/>
          <w:szCs w:val="21"/>
          <w:lang w:val="en-IN" w:eastAsia="en-IN"/>
        </w:rPr>
        <w:t>1</w:t>
      </w:r>
      <w:r w:rsidRPr="00122229">
        <w:rPr>
          <w:rFonts w:ascii="Courier New" w:hAnsi="Courier New" w:cs="Courier New"/>
          <w:color w:val="000000"/>
          <w:sz w:val="21"/>
          <w:szCs w:val="21"/>
          <w:lang w:val="en-IN" w:eastAsia="en-IN"/>
        </w:rPr>
        <w:t>))</w:t>
      </w:r>
    </w:p>
    <w:p w14:paraId="606F02C7"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Predicted vs actual values on y_test</w:t>
      </w:r>
    </w:p>
    <w:p w14:paraId="1DCA87B4"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[[1 1]</w:t>
      </w:r>
    </w:p>
    <w:p w14:paraId="7DC4BE15"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[1 0]</w:t>
      </w:r>
    </w:p>
    <w:p w14:paraId="7FBD2695"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[0 0]</w:t>
      </w:r>
    </w:p>
    <w:p w14:paraId="167E252E"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w:t>
      </w:r>
    </w:p>
    <w:p w14:paraId="006523B7"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[1 1]</w:t>
      </w:r>
    </w:p>
    <w:p w14:paraId="4317DA54"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[1 1]</w:t>
      </w:r>
    </w:p>
    <w:p w14:paraId="051FA0DD" w14:textId="77777777" w:rsidR="00122229" w:rsidRDefault="00122229" w:rsidP="00122229">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[0 1]]</w:t>
      </w:r>
    </w:p>
    <w:p w14:paraId="296ADFB4"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accuracy_rf = accuracy_</w:t>
      </w:r>
      <w:proofErr w:type="gramStart"/>
      <w:r w:rsidRPr="00122229">
        <w:rPr>
          <w:rFonts w:ascii="Courier New" w:hAnsi="Courier New" w:cs="Courier New"/>
          <w:color w:val="000000"/>
          <w:sz w:val="21"/>
          <w:szCs w:val="21"/>
          <w:lang w:val="en-IN" w:eastAsia="en-IN"/>
        </w:rPr>
        <w:t>score(</w:t>
      </w:r>
      <w:proofErr w:type="gramEnd"/>
      <w:r w:rsidRPr="00122229">
        <w:rPr>
          <w:rFonts w:ascii="Courier New" w:hAnsi="Courier New" w:cs="Courier New"/>
          <w:color w:val="000000"/>
          <w:sz w:val="21"/>
          <w:szCs w:val="21"/>
          <w:lang w:val="en-IN" w:eastAsia="en-IN"/>
        </w:rPr>
        <w:t>y_test, y_pred_rf)</w:t>
      </w:r>
    </w:p>
    <w:p w14:paraId="0414D6AF"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End"/>
      <w:r w:rsidRPr="00122229">
        <w:rPr>
          <w:rFonts w:ascii="Courier New" w:hAnsi="Courier New" w:cs="Courier New"/>
          <w:color w:val="A31515"/>
          <w:sz w:val="21"/>
          <w:szCs w:val="21"/>
          <w:lang w:val="en-IN" w:eastAsia="en-IN"/>
        </w:rPr>
        <w:t>'Accuracy:'</w:t>
      </w:r>
      <w:r w:rsidRPr="00122229">
        <w:rPr>
          <w:rFonts w:ascii="Courier New" w:hAnsi="Courier New" w:cs="Courier New"/>
          <w:color w:val="000000"/>
          <w:sz w:val="21"/>
          <w:szCs w:val="21"/>
          <w:lang w:val="en-IN" w:eastAsia="en-IN"/>
        </w:rPr>
        <w:t>, accuracy_rf)</w:t>
      </w:r>
    </w:p>
    <w:p w14:paraId="2E7CA655"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7F05CB8A"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cm_rf = confusion_</w:t>
      </w:r>
      <w:proofErr w:type="gramStart"/>
      <w:r w:rsidRPr="00122229">
        <w:rPr>
          <w:rFonts w:ascii="Courier New" w:hAnsi="Courier New" w:cs="Courier New"/>
          <w:color w:val="000000"/>
          <w:sz w:val="21"/>
          <w:szCs w:val="21"/>
          <w:lang w:val="en-IN" w:eastAsia="en-IN"/>
        </w:rPr>
        <w:t>matrix(</w:t>
      </w:r>
      <w:proofErr w:type="gramEnd"/>
      <w:r w:rsidRPr="00122229">
        <w:rPr>
          <w:rFonts w:ascii="Courier New" w:hAnsi="Courier New" w:cs="Courier New"/>
          <w:color w:val="000000"/>
          <w:sz w:val="21"/>
          <w:szCs w:val="21"/>
          <w:lang w:val="en-IN" w:eastAsia="en-IN"/>
        </w:rPr>
        <w:t>y_test, y_pred_rf)</w:t>
      </w:r>
    </w:p>
    <w:p w14:paraId="1C5E63F9"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End"/>
      <w:r w:rsidRPr="00122229">
        <w:rPr>
          <w:rFonts w:ascii="Courier New" w:hAnsi="Courier New" w:cs="Courier New"/>
          <w:color w:val="A31515"/>
          <w:sz w:val="21"/>
          <w:szCs w:val="21"/>
          <w:lang w:val="en-IN" w:eastAsia="en-IN"/>
        </w:rPr>
        <w:t>'Confusion Matrix:'</w:t>
      </w:r>
      <w:r w:rsidRPr="00122229">
        <w:rPr>
          <w:rFonts w:ascii="Courier New" w:hAnsi="Courier New" w:cs="Courier New"/>
          <w:color w:val="000000"/>
          <w:sz w:val="21"/>
          <w:szCs w:val="21"/>
          <w:lang w:val="en-IN" w:eastAsia="en-IN"/>
        </w:rPr>
        <w:t>)</w:t>
      </w:r>
    </w:p>
    <w:p w14:paraId="6C2DFE3A"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(cm_rf)</w:t>
      </w:r>
    </w:p>
    <w:p w14:paraId="3B7EEECE"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0F9C38DE"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ConfusionMatrixDisplay(cm_rf</w:t>
      </w:r>
      <w:proofErr w:type="gramStart"/>
      <w:r w:rsidRPr="00122229">
        <w:rPr>
          <w:rFonts w:ascii="Courier New" w:hAnsi="Courier New" w:cs="Courier New"/>
          <w:color w:val="000000"/>
          <w:sz w:val="21"/>
          <w:szCs w:val="21"/>
          <w:lang w:val="en-IN" w:eastAsia="en-IN"/>
        </w:rPr>
        <w:t>).plot</w:t>
      </w:r>
      <w:proofErr w:type="gramEnd"/>
      <w:r w:rsidRPr="00122229">
        <w:rPr>
          <w:rFonts w:ascii="Courier New" w:hAnsi="Courier New" w:cs="Courier New"/>
          <w:color w:val="000000"/>
          <w:sz w:val="21"/>
          <w:szCs w:val="21"/>
          <w:lang w:val="en-IN" w:eastAsia="en-IN"/>
        </w:rPr>
        <w:t>()</w:t>
      </w:r>
    </w:p>
    <w:p w14:paraId="773E62EE"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000000"/>
          <w:sz w:val="21"/>
          <w:szCs w:val="21"/>
          <w:lang w:val="en-IN" w:eastAsia="en-IN"/>
        </w:rPr>
        <w:t>plt.show</w:t>
      </w:r>
      <w:proofErr w:type="gramEnd"/>
      <w:r w:rsidRPr="00122229">
        <w:rPr>
          <w:rFonts w:ascii="Courier New" w:hAnsi="Courier New" w:cs="Courier New"/>
          <w:color w:val="000000"/>
          <w:sz w:val="21"/>
          <w:szCs w:val="21"/>
          <w:lang w:val="en-IN" w:eastAsia="en-IN"/>
        </w:rPr>
        <w:t>()</w:t>
      </w:r>
    </w:p>
    <w:p w14:paraId="2F662CD6"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Accuracy: 0.8544600938967136</w:t>
      </w:r>
    </w:p>
    <w:p w14:paraId="7DD2E8A0"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Confusion Matrix:</w:t>
      </w:r>
    </w:p>
    <w:p w14:paraId="1F334EFE"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w:t>
      </w:r>
      <w:proofErr w:type="gramStart"/>
      <w:r w:rsidRPr="00122229">
        <w:rPr>
          <w:rFonts w:ascii="Courier New" w:hAnsi="Courier New" w:cs="Courier New"/>
          <w:color w:val="212121"/>
          <w:sz w:val="21"/>
          <w:szCs w:val="21"/>
          <w:shd w:val="clear" w:color="auto" w:fill="FFFFFF"/>
          <w:lang w:val="en-IN" w:eastAsia="en-IN"/>
        </w:rPr>
        <w:t>323  38</w:t>
      </w:r>
      <w:proofErr w:type="gramEnd"/>
      <w:r w:rsidRPr="00122229">
        <w:rPr>
          <w:rFonts w:ascii="Courier New" w:hAnsi="Courier New" w:cs="Courier New"/>
          <w:color w:val="212121"/>
          <w:sz w:val="21"/>
          <w:szCs w:val="21"/>
          <w:shd w:val="clear" w:color="auto" w:fill="FFFFFF"/>
          <w:lang w:val="en-IN" w:eastAsia="en-IN"/>
        </w:rPr>
        <w:t>]</w:t>
      </w:r>
    </w:p>
    <w:p w14:paraId="0E6A2C56" w14:textId="77777777" w:rsidR="00122229" w:rsidRDefault="00122229" w:rsidP="00122229">
      <w:pPr>
        <w:shd w:val="clear" w:color="auto" w:fill="FFFFFE"/>
        <w:spacing w:line="285" w:lineRule="atLeast"/>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[ 55 223]]</w:t>
      </w:r>
    </w:p>
    <w:p w14:paraId="1A338C5A"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Pr>
          <w:rFonts w:ascii="Courier New" w:hAnsi="Courier New" w:cs="Courier New"/>
          <w:noProof/>
          <w:color w:val="000000"/>
          <w:sz w:val="21"/>
          <w:szCs w:val="21"/>
        </w:rPr>
        <w:lastRenderedPageBreak/>
        <w:drawing>
          <wp:inline distT="0" distB="0" distL="0" distR="0" wp14:anchorId="579F7C19" wp14:editId="1C68A4C6">
            <wp:extent cx="2921000" cy="2489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1074" cy="2497850"/>
                    </a:xfrm>
                    <a:prstGeom prst="rect">
                      <a:avLst/>
                    </a:prstGeom>
                    <a:noFill/>
                    <a:ln>
                      <a:noFill/>
                    </a:ln>
                  </pic:spPr>
                </pic:pic>
              </a:graphicData>
            </a:graphic>
          </wp:inline>
        </w:drawing>
      </w:r>
    </w:p>
    <w:p w14:paraId="469C1982" w14:textId="77777777" w:rsidR="00122229" w:rsidRDefault="00122229" w:rsidP="001139D7">
      <w:pPr>
        <w:shd w:val="clear" w:color="auto" w:fill="FFFFFF"/>
        <w:jc w:val="left"/>
        <w:outlineLvl w:val="1"/>
        <w:rPr>
          <w:color w:val="212121"/>
          <w:kern w:val="36"/>
          <w:sz w:val="39"/>
          <w:szCs w:val="39"/>
          <w:lang w:val="en-IN" w:eastAsia="en-IN"/>
        </w:rPr>
      </w:pPr>
      <w:r w:rsidRPr="00122229">
        <w:rPr>
          <w:color w:val="212121"/>
          <w:kern w:val="36"/>
          <w:sz w:val="39"/>
          <w:szCs w:val="39"/>
          <w:lang w:val="en-IN" w:eastAsia="en-IN"/>
        </w:rPr>
        <w:t>Naive Bayes</w:t>
      </w:r>
    </w:p>
    <w:p w14:paraId="6D8B6EA2"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AF00DB"/>
          <w:sz w:val="21"/>
          <w:szCs w:val="21"/>
          <w:lang w:val="en-IN" w:eastAsia="en-IN"/>
        </w:rPr>
        <w:t>from</w:t>
      </w:r>
      <w:r w:rsidRPr="00122229">
        <w:rPr>
          <w:rFonts w:ascii="Courier New" w:hAnsi="Courier New" w:cs="Courier New"/>
          <w:color w:val="000000"/>
          <w:sz w:val="21"/>
          <w:szCs w:val="21"/>
          <w:lang w:val="en-IN" w:eastAsia="en-IN"/>
        </w:rPr>
        <w:t> </w:t>
      </w:r>
      <w:proofErr w:type="gramStart"/>
      <w:r w:rsidRPr="00122229">
        <w:rPr>
          <w:rFonts w:ascii="Courier New" w:hAnsi="Courier New" w:cs="Courier New"/>
          <w:color w:val="000000"/>
          <w:sz w:val="21"/>
          <w:szCs w:val="21"/>
          <w:lang w:val="en-IN" w:eastAsia="en-IN"/>
        </w:rPr>
        <w:t>sklearn.naive</w:t>
      </w:r>
      <w:proofErr w:type="gramEnd"/>
      <w:r w:rsidRPr="00122229">
        <w:rPr>
          <w:rFonts w:ascii="Courier New" w:hAnsi="Courier New" w:cs="Courier New"/>
          <w:color w:val="000000"/>
          <w:sz w:val="21"/>
          <w:szCs w:val="21"/>
          <w:lang w:val="en-IN" w:eastAsia="en-IN"/>
        </w:rPr>
        <w:t>_bayes </w:t>
      </w:r>
      <w:r w:rsidRPr="00122229">
        <w:rPr>
          <w:rFonts w:ascii="Courier New" w:hAnsi="Courier New" w:cs="Courier New"/>
          <w:color w:val="AF00DB"/>
          <w:sz w:val="21"/>
          <w:szCs w:val="21"/>
          <w:lang w:val="en-IN" w:eastAsia="en-IN"/>
        </w:rPr>
        <w:t>import</w:t>
      </w:r>
      <w:r w:rsidRPr="00122229">
        <w:rPr>
          <w:rFonts w:ascii="Courier New" w:hAnsi="Courier New" w:cs="Courier New"/>
          <w:color w:val="000000"/>
          <w:sz w:val="21"/>
          <w:szCs w:val="21"/>
          <w:lang w:val="en-IN" w:eastAsia="en-IN"/>
        </w:rPr>
        <w:t> GaussianNB</w:t>
      </w:r>
    </w:p>
    <w:p w14:paraId="192037F6"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040F9CA1"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nb = </w:t>
      </w:r>
      <w:proofErr w:type="gramStart"/>
      <w:r w:rsidRPr="00122229">
        <w:rPr>
          <w:rFonts w:ascii="Courier New" w:hAnsi="Courier New" w:cs="Courier New"/>
          <w:color w:val="000000"/>
          <w:sz w:val="21"/>
          <w:szCs w:val="21"/>
          <w:lang w:val="en-IN" w:eastAsia="en-IN"/>
        </w:rPr>
        <w:t>GaussianNB(</w:t>
      </w:r>
      <w:proofErr w:type="gramEnd"/>
      <w:r w:rsidRPr="00122229">
        <w:rPr>
          <w:rFonts w:ascii="Courier New" w:hAnsi="Courier New" w:cs="Courier New"/>
          <w:color w:val="000000"/>
          <w:sz w:val="21"/>
          <w:szCs w:val="21"/>
          <w:lang w:val="en-IN" w:eastAsia="en-IN"/>
        </w:rPr>
        <w:t>)</w:t>
      </w:r>
    </w:p>
    <w:p w14:paraId="65F8922B" w14:textId="77777777" w:rsid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000000"/>
          <w:sz w:val="21"/>
          <w:szCs w:val="21"/>
          <w:lang w:val="en-IN" w:eastAsia="en-IN"/>
        </w:rPr>
        <w:t>nb.fit(</w:t>
      </w:r>
      <w:proofErr w:type="gramEnd"/>
      <w:r w:rsidRPr="00122229">
        <w:rPr>
          <w:rFonts w:ascii="Courier New" w:hAnsi="Courier New" w:cs="Courier New"/>
          <w:color w:val="000000"/>
          <w:sz w:val="21"/>
          <w:szCs w:val="21"/>
          <w:lang w:val="en-IN" w:eastAsia="en-IN"/>
        </w:rPr>
        <w:t>X_train, y_train)</w:t>
      </w:r>
    </w:p>
    <w:p w14:paraId="0C0C78FB"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y_pred_nb = </w:t>
      </w:r>
      <w:proofErr w:type="gramStart"/>
      <w:r w:rsidRPr="00122229">
        <w:rPr>
          <w:rFonts w:ascii="Courier New" w:hAnsi="Courier New" w:cs="Courier New"/>
          <w:color w:val="000000"/>
          <w:sz w:val="21"/>
          <w:szCs w:val="21"/>
          <w:lang w:val="en-IN" w:eastAsia="en-IN"/>
        </w:rPr>
        <w:t>nb.predict</w:t>
      </w:r>
      <w:proofErr w:type="gramEnd"/>
      <w:r w:rsidRPr="00122229">
        <w:rPr>
          <w:rFonts w:ascii="Courier New" w:hAnsi="Courier New" w:cs="Courier New"/>
          <w:color w:val="000000"/>
          <w:sz w:val="21"/>
          <w:szCs w:val="21"/>
          <w:lang w:val="en-IN" w:eastAsia="en-IN"/>
        </w:rPr>
        <w:t>(X_test)</w:t>
      </w:r>
    </w:p>
    <w:p w14:paraId="5589E43D"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End"/>
      <w:r w:rsidRPr="00122229">
        <w:rPr>
          <w:rFonts w:ascii="Courier New" w:hAnsi="Courier New" w:cs="Courier New"/>
          <w:color w:val="A31515"/>
          <w:sz w:val="21"/>
          <w:szCs w:val="21"/>
          <w:lang w:val="en-IN" w:eastAsia="en-IN"/>
        </w:rPr>
        <w:t>'Predicted vs actual values on y_test'</w:t>
      </w:r>
      <w:r w:rsidRPr="00122229">
        <w:rPr>
          <w:rFonts w:ascii="Courier New" w:hAnsi="Courier New" w:cs="Courier New"/>
          <w:color w:val="000000"/>
          <w:sz w:val="21"/>
          <w:szCs w:val="21"/>
          <w:lang w:val="en-IN" w:eastAsia="en-IN"/>
        </w:rPr>
        <w:t>)</w:t>
      </w:r>
    </w:p>
    <w:p w14:paraId="2605D4B3"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Start"/>
      <w:r w:rsidRPr="00122229">
        <w:rPr>
          <w:rFonts w:ascii="Courier New" w:hAnsi="Courier New" w:cs="Courier New"/>
          <w:color w:val="000000"/>
          <w:sz w:val="21"/>
          <w:szCs w:val="21"/>
          <w:lang w:val="en-IN" w:eastAsia="en-IN"/>
        </w:rPr>
        <w:t>np.concatenate</w:t>
      </w:r>
      <w:proofErr w:type="gramEnd"/>
      <w:r w:rsidRPr="00122229">
        <w:rPr>
          <w:rFonts w:ascii="Courier New" w:hAnsi="Courier New" w:cs="Courier New"/>
          <w:color w:val="000000"/>
          <w:sz w:val="21"/>
          <w:szCs w:val="21"/>
          <w:lang w:val="en-IN" w:eastAsia="en-IN"/>
        </w:rPr>
        <w:t>((y_pred_nb.reshape(</w:t>
      </w:r>
      <w:r w:rsidRPr="00122229">
        <w:rPr>
          <w:rFonts w:ascii="Courier New" w:hAnsi="Courier New" w:cs="Courier New"/>
          <w:color w:val="795E26"/>
          <w:sz w:val="21"/>
          <w:szCs w:val="21"/>
          <w:lang w:val="en-IN" w:eastAsia="en-IN"/>
        </w:rPr>
        <w:t>len</w:t>
      </w:r>
      <w:r w:rsidRPr="00122229">
        <w:rPr>
          <w:rFonts w:ascii="Courier New" w:hAnsi="Courier New" w:cs="Courier New"/>
          <w:color w:val="000000"/>
          <w:sz w:val="21"/>
          <w:szCs w:val="21"/>
          <w:lang w:val="en-IN" w:eastAsia="en-IN"/>
        </w:rPr>
        <w:t>(y_pred_nb),</w:t>
      </w:r>
      <w:r w:rsidRPr="00122229">
        <w:rPr>
          <w:rFonts w:ascii="Courier New" w:hAnsi="Courier New" w:cs="Courier New"/>
          <w:color w:val="098156"/>
          <w:sz w:val="21"/>
          <w:szCs w:val="21"/>
          <w:lang w:val="en-IN" w:eastAsia="en-IN"/>
        </w:rPr>
        <w:t>1</w:t>
      </w:r>
      <w:r w:rsidRPr="00122229">
        <w:rPr>
          <w:rFonts w:ascii="Courier New" w:hAnsi="Courier New" w:cs="Courier New"/>
          <w:color w:val="000000"/>
          <w:sz w:val="21"/>
          <w:szCs w:val="21"/>
          <w:lang w:val="en-IN" w:eastAsia="en-IN"/>
        </w:rPr>
        <w:t>), y_test.reshape(</w:t>
      </w:r>
      <w:r w:rsidRPr="00122229">
        <w:rPr>
          <w:rFonts w:ascii="Courier New" w:hAnsi="Courier New" w:cs="Courier New"/>
          <w:color w:val="795E26"/>
          <w:sz w:val="21"/>
          <w:szCs w:val="21"/>
          <w:lang w:val="en-IN" w:eastAsia="en-IN"/>
        </w:rPr>
        <w:t>len</w:t>
      </w:r>
      <w:r w:rsidRPr="00122229">
        <w:rPr>
          <w:rFonts w:ascii="Courier New" w:hAnsi="Courier New" w:cs="Courier New"/>
          <w:color w:val="000000"/>
          <w:sz w:val="21"/>
          <w:szCs w:val="21"/>
          <w:lang w:val="en-IN" w:eastAsia="en-IN"/>
        </w:rPr>
        <w:t>(y_test),</w:t>
      </w:r>
      <w:r w:rsidRPr="00122229">
        <w:rPr>
          <w:rFonts w:ascii="Courier New" w:hAnsi="Courier New" w:cs="Courier New"/>
          <w:color w:val="098156"/>
          <w:sz w:val="21"/>
          <w:szCs w:val="21"/>
          <w:lang w:val="en-IN" w:eastAsia="en-IN"/>
        </w:rPr>
        <w:t>1</w:t>
      </w:r>
      <w:r w:rsidRPr="00122229">
        <w:rPr>
          <w:rFonts w:ascii="Courier New" w:hAnsi="Courier New" w:cs="Courier New"/>
          <w:color w:val="000000"/>
          <w:sz w:val="21"/>
          <w:szCs w:val="21"/>
          <w:lang w:val="en-IN" w:eastAsia="en-IN"/>
        </w:rPr>
        <w:t>)),</w:t>
      </w:r>
      <w:r w:rsidRPr="00122229">
        <w:rPr>
          <w:rFonts w:ascii="Courier New" w:hAnsi="Courier New" w:cs="Courier New"/>
          <w:color w:val="098156"/>
          <w:sz w:val="21"/>
          <w:szCs w:val="21"/>
          <w:lang w:val="en-IN" w:eastAsia="en-IN"/>
        </w:rPr>
        <w:t>1</w:t>
      </w:r>
      <w:r w:rsidRPr="00122229">
        <w:rPr>
          <w:rFonts w:ascii="Courier New" w:hAnsi="Courier New" w:cs="Courier New"/>
          <w:color w:val="000000"/>
          <w:sz w:val="21"/>
          <w:szCs w:val="21"/>
          <w:lang w:val="en-IN" w:eastAsia="en-IN"/>
        </w:rPr>
        <w:t>))</w:t>
      </w:r>
    </w:p>
    <w:p w14:paraId="48BD9704"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Predicted vs actual values on y_test</w:t>
      </w:r>
    </w:p>
    <w:p w14:paraId="2C5752F0"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[[0 1]</w:t>
      </w:r>
    </w:p>
    <w:p w14:paraId="2D159CE7"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[1 0]</w:t>
      </w:r>
    </w:p>
    <w:p w14:paraId="313109FC"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[0 0]</w:t>
      </w:r>
    </w:p>
    <w:p w14:paraId="4158C7A3"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w:t>
      </w:r>
    </w:p>
    <w:p w14:paraId="05EF8FCF"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[1 1]</w:t>
      </w:r>
    </w:p>
    <w:p w14:paraId="526CB8A3"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[0 1]</w:t>
      </w:r>
    </w:p>
    <w:p w14:paraId="2FF42726" w14:textId="77777777" w:rsidR="00122229" w:rsidRDefault="00122229" w:rsidP="00122229">
      <w:pPr>
        <w:shd w:val="clear" w:color="auto" w:fill="FFFFFF"/>
        <w:jc w:val="left"/>
        <w:outlineLvl w:val="1"/>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[0 1]]</w:t>
      </w:r>
    </w:p>
    <w:p w14:paraId="448E9FCA"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accuracy_nb = accuracy_</w:t>
      </w:r>
      <w:proofErr w:type="gramStart"/>
      <w:r w:rsidRPr="00122229">
        <w:rPr>
          <w:rFonts w:ascii="Courier New" w:hAnsi="Courier New" w:cs="Courier New"/>
          <w:color w:val="000000"/>
          <w:sz w:val="21"/>
          <w:szCs w:val="21"/>
          <w:lang w:val="en-IN" w:eastAsia="en-IN"/>
        </w:rPr>
        <w:t>score(</w:t>
      </w:r>
      <w:proofErr w:type="gramEnd"/>
      <w:r w:rsidRPr="00122229">
        <w:rPr>
          <w:rFonts w:ascii="Courier New" w:hAnsi="Courier New" w:cs="Courier New"/>
          <w:color w:val="000000"/>
          <w:sz w:val="21"/>
          <w:szCs w:val="21"/>
          <w:lang w:val="en-IN" w:eastAsia="en-IN"/>
        </w:rPr>
        <w:t>y_test, y_pred_nb)</w:t>
      </w:r>
    </w:p>
    <w:p w14:paraId="2E94F10F"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End"/>
      <w:r w:rsidRPr="00122229">
        <w:rPr>
          <w:rFonts w:ascii="Courier New" w:hAnsi="Courier New" w:cs="Courier New"/>
          <w:color w:val="A31515"/>
          <w:sz w:val="21"/>
          <w:szCs w:val="21"/>
          <w:lang w:val="en-IN" w:eastAsia="en-IN"/>
        </w:rPr>
        <w:t>'Accuracy:'</w:t>
      </w:r>
      <w:r w:rsidRPr="00122229">
        <w:rPr>
          <w:rFonts w:ascii="Courier New" w:hAnsi="Courier New" w:cs="Courier New"/>
          <w:color w:val="000000"/>
          <w:sz w:val="21"/>
          <w:szCs w:val="21"/>
          <w:lang w:val="en-IN" w:eastAsia="en-IN"/>
        </w:rPr>
        <w:t>, accuracy_nb)</w:t>
      </w:r>
    </w:p>
    <w:p w14:paraId="22F09CC6"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03BB26FC"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cm_nb = confusion_</w:t>
      </w:r>
      <w:proofErr w:type="gramStart"/>
      <w:r w:rsidRPr="00122229">
        <w:rPr>
          <w:rFonts w:ascii="Courier New" w:hAnsi="Courier New" w:cs="Courier New"/>
          <w:color w:val="000000"/>
          <w:sz w:val="21"/>
          <w:szCs w:val="21"/>
          <w:lang w:val="en-IN" w:eastAsia="en-IN"/>
        </w:rPr>
        <w:t>matrix(</w:t>
      </w:r>
      <w:proofErr w:type="gramEnd"/>
      <w:r w:rsidRPr="00122229">
        <w:rPr>
          <w:rFonts w:ascii="Courier New" w:hAnsi="Courier New" w:cs="Courier New"/>
          <w:color w:val="000000"/>
          <w:sz w:val="21"/>
          <w:szCs w:val="21"/>
          <w:lang w:val="en-IN" w:eastAsia="en-IN"/>
        </w:rPr>
        <w:t>y_test, y_pred_nb)</w:t>
      </w:r>
    </w:p>
    <w:p w14:paraId="3DD336DD"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End"/>
      <w:r w:rsidRPr="00122229">
        <w:rPr>
          <w:rFonts w:ascii="Courier New" w:hAnsi="Courier New" w:cs="Courier New"/>
          <w:color w:val="A31515"/>
          <w:sz w:val="21"/>
          <w:szCs w:val="21"/>
          <w:lang w:val="en-IN" w:eastAsia="en-IN"/>
        </w:rPr>
        <w:t>'Confusion Matrix:'</w:t>
      </w:r>
      <w:r w:rsidRPr="00122229">
        <w:rPr>
          <w:rFonts w:ascii="Courier New" w:hAnsi="Courier New" w:cs="Courier New"/>
          <w:color w:val="000000"/>
          <w:sz w:val="21"/>
          <w:szCs w:val="21"/>
          <w:lang w:val="en-IN" w:eastAsia="en-IN"/>
        </w:rPr>
        <w:t>)</w:t>
      </w:r>
    </w:p>
    <w:p w14:paraId="6AEC814B"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(cm_nb)</w:t>
      </w:r>
    </w:p>
    <w:p w14:paraId="0E28FF41"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55D50E65"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ConfusionMatrixDisplay(cm_nb</w:t>
      </w:r>
      <w:proofErr w:type="gramStart"/>
      <w:r w:rsidRPr="00122229">
        <w:rPr>
          <w:rFonts w:ascii="Courier New" w:hAnsi="Courier New" w:cs="Courier New"/>
          <w:color w:val="000000"/>
          <w:sz w:val="21"/>
          <w:szCs w:val="21"/>
          <w:lang w:val="en-IN" w:eastAsia="en-IN"/>
        </w:rPr>
        <w:t>).plot</w:t>
      </w:r>
      <w:proofErr w:type="gramEnd"/>
      <w:r w:rsidRPr="00122229">
        <w:rPr>
          <w:rFonts w:ascii="Courier New" w:hAnsi="Courier New" w:cs="Courier New"/>
          <w:color w:val="000000"/>
          <w:sz w:val="21"/>
          <w:szCs w:val="21"/>
          <w:lang w:val="en-IN" w:eastAsia="en-IN"/>
        </w:rPr>
        <w:t>()</w:t>
      </w:r>
    </w:p>
    <w:p w14:paraId="699611DB"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000000"/>
          <w:sz w:val="21"/>
          <w:szCs w:val="21"/>
          <w:lang w:val="en-IN" w:eastAsia="en-IN"/>
        </w:rPr>
        <w:t>plt.show</w:t>
      </w:r>
      <w:proofErr w:type="gramEnd"/>
      <w:r w:rsidRPr="00122229">
        <w:rPr>
          <w:rFonts w:ascii="Courier New" w:hAnsi="Courier New" w:cs="Courier New"/>
          <w:color w:val="000000"/>
          <w:sz w:val="21"/>
          <w:szCs w:val="21"/>
          <w:lang w:val="en-IN" w:eastAsia="en-IN"/>
        </w:rPr>
        <w:t>()</w:t>
      </w:r>
    </w:p>
    <w:p w14:paraId="3D37DE3E"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Accuracy: 0.6604068857589984</w:t>
      </w:r>
    </w:p>
    <w:p w14:paraId="2355C8A4"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Confusion Matrix:</w:t>
      </w:r>
    </w:p>
    <w:p w14:paraId="2CFF066F"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[[260 101]</w:t>
      </w:r>
    </w:p>
    <w:p w14:paraId="4EA69568" w14:textId="77777777" w:rsidR="00122229" w:rsidRDefault="00122229" w:rsidP="00122229">
      <w:pPr>
        <w:shd w:val="clear" w:color="auto" w:fill="FFFFFF"/>
        <w:jc w:val="left"/>
        <w:outlineLvl w:val="1"/>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 [116 162]]</w:t>
      </w:r>
    </w:p>
    <w:p w14:paraId="67BEA2C0" w14:textId="77777777" w:rsidR="00122229" w:rsidRDefault="00122229" w:rsidP="00122229">
      <w:pPr>
        <w:shd w:val="clear" w:color="auto" w:fill="FFFFFF"/>
        <w:jc w:val="left"/>
        <w:outlineLvl w:val="1"/>
        <w:rPr>
          <w:rFonts w:ascii="Courier New" w:hAnsi="Courier New" w:cs="Courier New"/>
          <w:color w:val="212121"/>
          <w:sz w:val="21"/>
          <w:szCs w:val="21"/>
          <w:shd w:val="clear" w:color="auto" w:fill="FFFFFF"/>
          <w:lang w:val="en-IN" w:eastAsia="en-IN"/>
        </w:rPr>
      </w:pPr>
      <w:r>
        <w:rPr>
          <w:rFonts w:ascii="Courier New" w:hAnsi="Courier New" w:cs="Courier New"/>
          <w:noProof/>
          <w:color w:val="212121"/>
          <w:sz w:val="21"/>
          <w:szCs w:val="21"/>
          <w:shd w:val="clear" w:color="auto" w:fill="FFFFFF"/>
        </w:rPr>
        <w:lastRenderedPageBreak/>
        <w:drawing>
          <wp:inline distT="0" distB="0" distL="0" distR="0" wp14:anchorId="758603A9" wp14:editId="31477264">
            <wp:extent cx="2746545" cy="2370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99" cy="2384265"/>
                    </a:xfrm>
                    <a:prstGeom prst="rect">
                      <a:avLst/>
                    </a:prstGeom>
                    <a:noFill/>
                    <a:ln>
                      <a:noFill/>
                    </a:ln>
                  </pic:spPr>
                </pic:pic>
              </a:graphicData>
            </a:graphic>
          </wp:inline>
        </w:drawing>
      </w:r>
    </w:p>
    <w:p w14:paraId="17769624" w14:textId="77777777" w:rsidR="00122229" w:rsidRDefault="00122229" w:rsidP="001139D7">
      <w:pPr>
        <w:shd w:val="clear" w:color="auto" w:fill="FFFFFE"/>
        <w:jc w:val="left"/>
        <w:rPr>
          <w:color w:val="212121"/>
          <w:sz w:val="35"/>
          <w:szCs w:val="35"/>
          <w:lang w:val="en-IN" w:eastAsia="en-IN"/>
        </w:rPr>
      </w:pPr>
      <w:r w:rsidRPr="00122229">
        <w:rPr>
          <w:color w:val="212121"/>
          <w:sz w:val="35"/>
          <w:szCs w:val="35"/>
          <w:lang w:val="en-IN" w:eastAsia="en-IN"/>
        </w:rPr>
        <w:t>Accuracy Comparision</w:t>
      </w:r>
    </w:p>
    <w:p w14:paraId="3B6A9641"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AF00DB"/>
          <w:sz w:val="21"/>
          <w:szCs w:val="21"/>
          <w:lang w:val="en-IN" w:eastAsia="en-IN"/>
        </w:rPr>
        <w:t>import</w:t>
      </w:r>
      <w:r w:rsidRPr="00122229">
        <w:rPr>
          <w:rFonts w:ascii="Courier New" w:hAnsi="Courier New" w:cs="Courier New"/>
          <w:color w:val="000000"/>
          <w:sz w:val="21"/>
          <w:szCs w:val="21"/>
          <w:lang w:val="en-IN" w:eastAsia="en-IN"/>
        </w:rPr>
        <w:t> pandas </w:t>
      </w:r>
      <w:r w:rsidRPr="00122229">
        <w:rPr>
          <w:rFonts w:ascii="Courier New" w:hAnsi="Courier New" w:cs="Courier New"/>
          <w:color w:val="AF00DB"/>
          <w:sz w:val="21"/>
          <w:szCs w:val="21"/>
          <w:lang w:val="en-IN" w:eastAsia="en-IN"/>
        </w:rPr>
        <w:t>as</w:t>
      </w:r>
      <w:r w:rsidRPr="00122229">
        <w:rPr>
          <w:rFonts w:ascii="Courier New" w:hAnsi="Courier New" w:cs="Courier New"/>
          <w:color w:val="000000"/>
          <w:sz w:val="21"/>
          <w:szCs w:val="21"/>
          <w:lang w:val="en-IN" w:eastAsia="en-IN"/>
        </w:rPr>
        <w:t> pd</w:t>
      </w:r>
    </w:p>
    <w:p w14:paraId="031317C7"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0E83F0CF"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accuracies = {</w:t>
      </w:r>
      <w:r w:rsidRPr="00122229">
        <w:rPr>
          <w:rFonts w:ascii="Courier New" w:hAnsi="Courier New" w:cs="Courier New"/>
          <w:color w:val="A31515"/>
          <w:sz w:val="21"/>
          <w:szCs w:val="21"/>
          <w:lang w:val="en-IN" w:eastAsia="en-IN"/>
        </w:rPr>
        <w:t>'KNN'</w:t>
      </w:r>
      <w:r w:rsidRPr="00122229">
        <w:rPr>
          <w:rFonts w:ascii="Courier New" w:hAnsi="Courier New" w:cs="Courier New"/>
          <w:color w:val="000000"/>
          <w:sz w:val="21"/>
          <w:szCs w:val="21"/>
          <w:lang w:val="en-IN" w:eastAsia="en-IN"/>
        </w:rPr>
        <w:t>: accuracy_knn,</w:t>
      </w:r>
    </w:p>
    <w:p w14:paraId="76B9DB90"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              </w:t>
      </w:r>
      <w:r w:rsidRPr="00122229">
        <w:rPr>
          <w:rFonts w:ascii="Courier New" w:hAnsi="Courier New" w:cs="Courier New"/>
          <w:color w:val="A31515"/>
          <w:sz w:val="21"/>
          <w:szCs w:val="21"/>
          <w:lang w:val="en-IN" w:eastAsia="en-IN"/>
        </w:rPr>
        <w:t>'Logistic Regression'</w:t>
      </w:r>
      <w:r w:rsidRPr="00122229">
        <w:rPr>
          <w:rFonts w:ascii="Courier New" w:hAnsi="Courier New" w:cs="Courier New"/>
          <w:color w:val="000000"/>
          <w:sz w:val="21"/>
          <w:szCs w:val="21"/>
          <w:lang w:val="en-IN" w:eastAsia="en-IN"/>
        </w:rPr>
        <w:t>: accuracy_lr,</w:t>
      </w:r>
    </w:p>
    <w:p w14:paraId="53291427"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              </w:t>
      </w:r>
      <w:r w:rsidRPr="00122229">
        <w:rPr>
          <w:rFonts w:ascii="Courier New" w:hAnsi="Courier New" w:cs="Courier New"/>
          <w:color w:val="A31515"/>
          <w:sz w:val="21"/>
          <w:szCs w:val="21"/>
          <w:lang w:val="en-IN" w:eastAsia="en-IN"/>
        </w:rPr>
        <w:t>'SVM'</w:t>
      </w:r>
      <w:r w:rsidRPr="00122229">
        <w:rPr>
          <w:rFonts w:ascii="Courier New" w:hAnsi="Courier New" w:cs="Courier New"/>
          <w:color w:val="000000"/>
          <w:sz w:val="21"/>
          <w:szCs w:val="21"/>
          <w:lang w:val="en-IN" w:eastAsia="en-IN"/>
        </w:rPr>
        <w:t>: accuracy_svm,</w:t>
      </w:r>
    </w:p>
    <w:p w14:paraId="69F70B49"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              </w:t>
      </w:r>
      <w:r w:rsidRPr="00122229">
        <w:rPr>
          <w:rFonts w:ascii="Courier New" w:hAnsi="Courier New" w:cs="Courier New"/>
          <w:color w:val="A31515"/>
          <w:sz w:val="21"/>
          <w:szCs w:val="21"/>
          <w:lang w:val="en-IN" w:eastAsia="en-IN"/>
        </w:rPr>
        <w:t>'Decision Tree'</w:t>
      </w:r>
      <w:r w:rsidRPr="00122229">
        <w:rPr>
          <w:rFonts w:ascii="Courier New" w:hAnsi="Courier New" w:cs="Courier New"/>
          <w:color w:val="000000"/>
          <w:sz w:val="21"/>
          <w:szCs w:val="21"/>
          <w:lang w:val="en-IN" w:eastAsia="en-IN"/>
        </w:rPr>
        <w:t>: accuracy_dt,</w:t>
      </w:r>
    </w:p>
    <w:p w14:paraId="4578D7AB"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              </w:t>
      </w:r>
      <w:r w:rsidRPr="00122229">
        <w:rPr>
          <w:rFonts w:ascii="Courier New" w:hAnsi="Courier New" w:cs="Courier New"/>
          <w:color w:val="A31515"/>
          <w:sz w:val="21"/>
          <w:szCs w:val="21"/>
          <w:lang w:val="en-IN" w:eastAsia="en-IN"/>
        </w:rPr>
        <w:t>'Random Forest'</w:t>
      </w:r>
      <w:r w:rsidRPr="00122229">
        <w:rPr>
          <w:rFonts w:ascii="Courier New" w:hAnsi="Courier New" w:cs="Courier New"/>
          <w:color w:val="000000"/>
          <w:sz w:val="21"/>
          <w:szCs w:val="21"/>
          <w:lang w:val="en-IN" w:eastAsia="en-IN"/>
        </w:rPr>
        <w:t>: accuracy_rf,</w:t>
      </w:r>
    </w:p>
    <w:p w14:paraId="47F6A764"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              </w:t>
      </w:r>
      <w:r w:rsidRPr="00122229">
        <w:rPr>
          <w:rFonts w:ascii="Courier New" w:hAnsi="Courier New" w:cs="Courier New"/>
          <w:color w:val="A31515"/>
          <w:sz w:val="21"/>
          <w:szCs w:val="21"/>
          <w:lang w:val="en-IN" w:eastAsia="en-IN"/>
        </w:rPr>
        <w:t>'Naive Bayes'</w:t>
      </w:r>
      <w:r w:rsidRPr="00122229">
        <w:rPr>
          <w:rFonts w:ascii="Courier New" w:hAnsi="Courier New" w:cs="Courier New"/>
          <w:color w:val="000000"/>
          <w:sz w:val="21"/>
          <w:szCs w:val="21"/>
          <w:lang w:val="en-IN" w:eastAsia="en-IN"/>
        </w:rPr>
        <w:t>: accuracy_nb}</w:t>
      </w:r>
    </w:p>
    <w:p w14:paraId="5C809339"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4B9CE120"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df = </w:t>
      </w:r>
      <w:proofErr w:type="gramStart"/>
      <w:r w:rsidRPr="00122229">
        <w:rPr>
          <w:rFonts w:ascii="Courier New" w:hAnsi="Courier New" w:cs="Courier New"/>
          <w:color w:val="000000"/>
          <w:sz w:val="21"/>
          <w:szCs w:val="21"/>
          <w:lang w:val="en-IN" w:eastAsia="en-IN"/>
        </w:rPr>
        <w:t>pd.DataFrame</w:t>
      </w:r>
      <w:proofErr w:type="gramEnd"/>
      <w:r w:rsidRPr="00122229">
        <w:rPr>
          <w:rFonts w:ascii="Courier New" w:hAnsi="Courier New" w:cs="Courier New"/>
          <w:color w:val="000000"/>
          <w:sz w:val="21"/>
          <w:szCs w:val="21"/>
          <w:lang w:val="en-IN" w:eastAsia="en-IN"/>
        </w:rPr>
        <w:t>(accuracies.items(), columns=[</w:t>
      </w:r>
      <w:r w:rsidRPr="00122229">
        <w:rPr>
          <w:rFonts w:ascii="Courier New" w:hAnsi="Courier New" w:cs="Courier New"/>
          <w:color w:val="A31515"/>
          <w:sz w:val="21"/>
          <w:szCs w:val="21"/>
          <w:lang w:val="en-IN" w:eastAsia="en-IN"/>
        </w:rPr>
        <w:t>'Model'</w:t>
      </w:r>
      <w:r w:rsidRPr="00122229">
        <w:rPr>
          <w:rFonts w:ascii="Courier New" w:hAnsi="Courier New" w:cs="Courier New"/>
          <w:color w:val="000000"/>
          <w:sz w:val="21"/>
          <w:szCs w:val="21"/>
          <w:lang w:val="en-IN" w:eastAsia="en-IN"/>
        </w:rPr>
        <w:t>, </w:t>
      </w:r>
      <w:r w:rsidRPr="00122229">
        <w:rPr>
          <w:rFonts w:ascii="Courier New" w:hAnsi="Courier New" w:cs="Courier New"/>
          <w:color w:val="A31515"/>
          <w:sz w:val="21"/>
          <w:szCs w:val="21"/>
          <w:lang w:val="en-IN" w:eastAsia="en-IN"/>
        </w:rPr>
        <w:t>'Accuracy'</w:t>
      </w:r>
      <w:r w:rsidRPr="00122229">
        <w:rPr>
          <w:rFonts w:ascii="Courier New" w:hAnsi="Courier New" w:cs="Courier New"/>
          <w:color w:val="000000"/>
          <w:sz w:val="21"/>
          <w:szCs w:val="21"/>
          <w:lang w:val="en-IN" w:eastAsia="en-IN"/>
        </w:rPr>
        <w:t>])</w:t>
      </w:r>
    </w:p>
    <w:p w14:paraId="5C756649"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1EE1DA4F"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df = </w:t>
      </w:r>
      <w:proofErr w:type="gramStart"/>
      <w:r w:rsidRPr="00122229">
        <w:rPr>
          <w:rFonts w:ascii="Courier New" w:hAnsi="Courier New" w:cs="Courier New"/>
          <w:color w:val="000000"/>
          <w:sz w:val="21"/>
          <w:szCs w:val="21"/>
          <w:lang w:val="en-IN" w:eastAsia="en-IN"/>
        </w:rPr>
        <w:t>df.sort</w:t>
      </w:r>
      <w:proofErr w:type="gramEnd"/>
      <w:r w:rsidRPr="00122229">
        <w:rPr>
          <w:rFonts w:ascii="Courier New" w:hAnsi="Courier New" w:cs="Courier New"/>
          <w:color w:val="000000"/>
          <w:sz w:val="21"/>
          <w:szCs w:val="21"/>
          <w:lang w:val="en-IN" w:eastAsia="en-IN"/>
        </w:rPr>
        <w:t>_values(</w:t>
      </w:r>
      <w:r w:rsidRPr="00122229">
        <w:rPr>
          <w:rFonts w:ascii="Courier New" w:hAnsi="Courier New" w:cs="Courier New"/>
          <w:color w:val="A31515"/>
          <w:sz w:val="21"/>
          <w:szCs w:val="21"/>
          <w:lang w:val="en-IN" w:eastAsia="en-IN"/>
        </w:rPr>
        <w:t>'Accuracy'</w:t>
      </w:r>
      <w:r w:rsidRPr="00122229">
        <w:rPr>
          <w:rFonts w:ascii="Courier New" w:hAnsi="Courier New" w:cs="Courier New"/>
          <w:color w:val="000000"/>
          <w:sz w:val="21"/>
          <w:szCs w:val="21"/>
          <w:lang w:val="en-IN" w:eastAsia="en-IN"/>
        </w:rPr>
        <w:t>, ascending=</w:t>
      </w:r>
      <w:r w:rsidRPr="00122229">
        <w:rPr>
          <w:rFonts w:ascii="Courier New" w:hAnsi="Courier New" w:cs="Courier New"/>
          <w:color w:val="0000FF"/>
          <w:sz w:val="21"/>
          <w:szCs w:val="21"/>
          <w:lang w:val="en-IN" w:eastAsia="en-IN"/>
        </w:rPr>
        <w:t>False</w:t>
      </w:r>
      <w:r w:rsidRPr="00122229">
        <w:rPr>
          <w:rFonts w:ascii="Courier New" w:hAnsi="Courier New" w:cs="Courier New"/>
          <w:color w:val="000000"/>
          <w:sz w:val="21"/>
          <w:szCs w:val="21"/>
          <w:lang w:val="en-IN" w:eastAsia="en-IN"/>
        </w:rPr>
        <w:t>)</w:t>
      </w:r>
    </w:p>
    <w:p w14:paraId="5980CFBB"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3DAE1A44"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(df)</w:t>
      </w:r>
    </w:p>
    <w:p w14:paraId="5B327AAB"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3A98D567"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max_accuracy = </w:t>
      </w:r>
      <w:proofErr w:type="gramStart"/>
      <w:r w:rsidRPr="00122229">
        <w:rPr>
          <w:rFonts w:ascii="Courier New" w:hAnsi="Courier New" w:cs="Courier New"/>
          <w:color w:val="000000"/>
          <w:sz w:val="21"/>
          <w:szCs w:val="21"/>
          <w:lang w:val="en-IN" w:eastAsia="en-IN"/>
        </w:rPr>
        <w:t>df.iloc</w:t>
      </w:r>
      <w:proofErr w:type="gramEnd"/>
      <w:r w:rsidRPr="00122229">
        <w:rPr>
          <w:rFonts w:ascii="Courier New" w:hAnsi="Courier New" w:cs="Courier New"/>
          <w:color w:val="000000"/>
          <w:sz w:val="21"/>
          <w:szCs w:val="21"/>
          <w:lang w:val="en-IN" w:eastAsia="en-IN"/>
        </w:rPr>
        <w:t>[</w:t>
      </w:r>
      <w:r w:rsidRPr="00122229">
        <w:rPr>
          <w:rFonts w:ascii="Courier New" w:hAnsi="Courier New" w:cs="Courier New"/>
          <w:color w:val="098156"/>
          <w:sz w:val="21"/>
          <w:szCs w:val="21"/>
          <w:lang w:val="en-IN" w:eastAsia="en-IN"/>
        </w:rPr>
        <w:t>0</w:t>
      </w:r>
      <w:r w:rsidRPr="00122229">
        <w:rPr>
          <w:rFonts w:ascii="Courier New" w:hAnsi="Courier New" w:cs="Courier New"/>
          <w:color w:val="000000"/>
          <w:sz w:val="21"/>
          <w:szCs w:val="21"/>
          <w:lang w:val="en-IN" w:eastAsia="en-IN"/>
        </w:rPr>
        <w:t>][</w:t>
      </w:r>
      <w:r w:rsidRPr="00122229">
        <w:rPr>
          <w:rFonts w:ascii="Courier New" w:hAnsi="Courier New" w:cs="Courier New"/>
          <w:color w:val="A31515"/>
          <w:sz w:val="21"/>
          <w:szCs w:val="21"/>
          <w:lang w:val="en-IN" w:eastAsia="en-IN"/>
        </w:rPr>
        <w:t>'Accuracy'</w:t>
      </w:r>
      <w:r w:rsidRPr="00122229">
        <w:rPr>
          <w:rFonts w:ascii="Courier New" w:hAnsi="Courier New" w:cs="Courier New"/>
          <w:color w:val="000000"/>
          <w:sz w:val="21"/>
          <w:szCs w:val="21"/>
          <w:lang w:val="en-IN" w:eastAsia="en-IN"/>
        </w:rPr>
        <w:t>]</w:t>
      </w:r>
    </w:p>
    <w:p w14:paraId="143F9DBF"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r w:rsidRPr="00122229">
        <w:rPr>
          <w:rFonts w:ascii="Courier New" w:hAnsi="Courier New" w:cs="Courier New"/>
          <w:color w:val="000000"/>
          <w:sz w:val="21"/>
          <w:szCs w:val="21"/>
          <w:lang w:val="en-IN" w:eastAsia="en-IN"/>
        </w:rPr>
        <w:t>best_model = </w:t>
      </w:r>
      <w:proofErr w:type="gramStart"/>
      <w:r w:rsidRPr="00122229">
        <w:rPr>
          <w:rFonts w:ascii="Courier New" w:hAnsi="Courier New" w:cs="Courier New"/>
          <w:color w:val="000000"/>
          <w:sz w:val="21"/>
          <w:szCs w:val="21"/>
          <w:lang w:val="en-IN" w:eastAsia="en-IN"/>
        </w:rPr>
        <w:t>df.iloc</w:t>
      </w:r>
      <w:proofErr w:type="gramEnd"/>
      <w:r w:rsidRPr="00122229">
        <w:rPr>
          <w:rFonts w:ascii="Courier New" w:hAnsi="Courier New" w:cs="Courier New"/>
          <w:color w:val="000000"/>
          <w:sz w:val="21"/>
          <w:szCs w:val="21"/>
          <w:lang w:val="en-IN" w:eastAsia="en-IN"/>
        </w:rPr>
        <w:t>[</w:t>
      </w:r>
      <w:r w:rsidRPr="00122229">
        <w:rPr>
          <w:rFonts w:ascii="Courier New" w:hAnsi="Courier New" w:cs="Courier New"/>
          <w:color w:val="098156"/>
          <w:sz w:val="21"/>
          <w:szCs w:val="21"/>
          <w:lang w:val="en-IN" w:eastAsia="en-IN"/>
        </w:rPr>
        <w:t>0</w:t>
      </w:r>
      <w:r w:rsidRPr="00122229">
        <w:rPr>
          <w:rFonts w:ascii="Courier New" w:hAnsi="Courier New" w:cs="Courier New"/>
          <w:color w:val="000000"/>
          <w:sz w:val="21"/>
          <w:szCs w:val="21"/>
          <w:lang w:val="en-IN" w:eastAsia="en-IN"/>
        </w:rPr>
        <w:t>][</w:t>
      </w:r>
      <w:r w:rsidRPr="00122229">
        <w:rPr>
          <w:rFonts w:ascii="Courier New" w:hAnsi="Courier New" w:cs="Courier New"/>
          <w:color w:val="A31515"/>
          <w:sz w:val="21"/>
          <w:szCs w:val="21"/>
          <w:lang w:val="en-IN" w:eastAsia="en-IN"/>
        </w:rPr>
        <w:t>'Model'</w:t>
      </w:r>
      <w:r w:rsidRPr="00122229">
        <w:rPr>
          <w:rFonts w:ascii="Courier New" w:hAnsi="Courier New" w:cs="Courier New"/>
          <w:color w:val="000000"/>
          <w:sz w:val="21"/>
          <w:szCs w:val="21"/>
          <w:lang w:val="en-IN" w:eastAsia="en-IN"/>
        </w:rPr>
        <w:t>]</w:t>
      </w:r>
    </w:p>
    <w:p w14:paraId="67936D3E" w14:textId="77777777" w:rsidR="00122229" w:rsidRP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1DD2E0F5" w14:textId="77777777" w:rsid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roofErr w:type="gramStart"/>
      <w:r w:rsidRPr="00122229">
        <w:rPr>
          <w:rFonts w:ascii="Courier New" w:hAnsi="Courier New" w:cs="Courier New"/>
          <w:color w:val="795E26"/>
          <w:sz w:val="21"/>
          <w:szCs w:val="21"/>
          <w:lang w:val="en-IN" w:eastAsia="en-IN"/>
        </w:rPr>
        <w:t>print</w:t>
      </w:r>
      <w:r w:rsidRPr="00122229">
        <w:rPr>
          <w:rFonts w:ascii="Courier New" w:hAnsi="Courier New" w:cs="Courier New"/>
          <w:color w:val="000000"/>
          <w:sz w:val="21"/>
          <w:szCs w:val="21"/>
          <w:lang w:val="en-IN" w:eastAsia="en-IN"/>
        </w:rPr>
        <w:t>(</w:t>
      </w:r>
      <w:proofErr w:type="gramEnd"/>
      <w:r w:rsidRPr="00122229">
        <w:rPr>
          <w:rFonts w:ascii="Courier New" w:hAnsi="Courier New" w:cs="Courier New"/>
          <w:color w:val="A31515"/>
          <w:sz w:val="21"/>
          <w:szCs w:val="21"/>
          <w:lang w:val="en-IN" w:eastAsia="en-IN"/>
        </w:rPr>
        <w:t>"\nMax accuracy is given by ML model"</w:t>
      </w:r>
      <w:r w:rsidRPr="00122229">
        <w:rPr>
          <w:rFonts w:ascii="Courier New" w:hAnsi="Courier New" w:cs="Courier New"/>
          <w:color w:val="000000"/>
          <w:sz w:val="21"/>
          <w:szCs w:val="21"/>
          <w:lang w:val="en-IN" w:eastAsia="en-IN"/>
        </w:rPr>
        <w:t>, best_model, </w:t>
      </w:r>
      <w:r w:rsidRPr="00122229">
        <w:rPr>
          <w:rFonts w:ascii="Courier New" w:hAnsi="Courier New" w:cs="Courier New"/>
          <w:color w:val="A31515"/>
          <w:sz w:val="21"/>
          <w:szCs w:val="21"/>
          <w:lang w:val="en-IN" w:eastAsia="en-IN"/>
        </w:rPr>
        <w:t>"with accuracy:"</w:t>
      </w:r>
      <w:r w:rsidRPr="00122229">
        <w:rPr>
          <w:rFonts w:ascii="Courier New" w:hAnsi="Courier New" w:cs="Courier New"/>
          <w:color w:val="000000"/>
          <w:sz w:val="21"/>
          <w:szCs w:val="21"/>
          <w:lang w:val="en-IN" w:eastAsia="en-IN"/>
        </w:rPr>
        <w:t>, max_accuracy)</w:t>
      </w:r>
    </w:p>
    <w:p w14:paraId="3E0CCD07" w14:textId="77777777" w:rsidR="00122229" w:rsidRDefault="00122229" w:rsidP="00122229">
      <w:pPr>
        <w:shd w:val="clear" w:color="auto" w:fill="FFFFFE"/>
        <w:spacing w:line="285" w:lineRule="atLeast"/>
        <w:jc w:val="left"/>
        <w:rPr>
          <w:rFonts w:ascii="Courier New" w:hAnsi="Courier New" w:cs="Courier New"/>
          <w:color w:val="000000"/>
          <w:sz w:val="21"/>
          <w:szCs w:val="21"/>
          <w:lang w:val="en-IN" w:eastAsia="en-IN"/>
        </w:rPr>
      </w:pPr>
    </w:p>
    <w:p w14:paraId="0C225DF6"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proofErr w:type="gramStart"/>
      <w:r w:rsidRPr="00122229">
        <w:rPr>
          <w:rFonts w:ascii="Courier New" w:hAnsi="Courier New" w:cs="Courier New"/>
          <w:color w:val="212121"/>
          <w:sz w:val="21"/>
          <w:szCs w:val="21"/>
          <w:shd w:val="clear" w:color="auto" w:fill="FFFFFF"/>
          <w:lang w:val="en-IN" w:eastAsia="en-IN"/>
        </w:rPr>
        <w:t>Model  Accuracy</w:t>
      </w:r>
      <w:proofErr w:type="gramEnd"/>
    </w:p>
    <w:p w14:paraId="1D7B66BC"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4        Random </w:t>
      </w:r>
      <w:proofErr w:type="gramStart"/>
      <w:r w:rsidRPr="00122229">
        <w:rPr>
          <w:rFonts w:ascii="Courier New" w:hAnsi="Courier New" w:cs="Courier New"/>
          <w:color w:val="212121"/>
          <w:sz w:val="21"/>
          <w:szCs w:val="21"/>
          <w:shd w:val="clear" w:color="auto" w:fill="FFFFFF"/>
          <w:lang w:val="en-IN" w:eastAsia="en-IN"/>
        </w:rPr>
        <w:t>Forest  0.854460</w:t>
      </w:r>
      <w:proofErr w:type="gramEnd"/>
    </w:p>
    <w:p w14:paraId="2220EEE6"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0                  </w:t>
      </w:r>
      <w:proofErr w:type="gramStart"/>
      <w:r w:rsidRPr="00122229">
        <w:rPr>
          <w:rFonts w:ascii="Courier New" w:hAnsi="Courier New" w:cs="Courier New"/>
          <w:color w:val="212121"/>
          <w:sz w:val="21"/>
          <w:szCs w:val="21"/>
          <w:shd w:val="clear" w:color="auto" w:fill="FFFFFF"/>
          <w:lang w:val="en-IN" w:eastAsia="en-IN"/>
        </w:rPr>
        <w:t>KNN  0.845070</w:t>
      </w:r>
      <w:proofErr w:type="gramEnd"/>
    </w:p>
    <w:p w14:paraId="6479B4A9"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proofErr w:type="gramStart"/>
      <w:r w:rsidRPr="00122229">
        <w:rPr>
          <w:rFonts w:ascii="Courier New" w:hAnsi="Courier New" w:cs="Courier New"/>
          <w:color w:val="212121"/>
          <w:sz w:val="21"/>
          <w:szCs w:val="21"/>
          <w:shd w:val="clear" w:color="auto" w:fill="FFFFFF"/>
          <w:lang w:val="en-IN" w:eastAsia="en-IN"/>
        </w:rPr>
        <w:t>1  Logistic</w:t>
      </w:r>
      <w:proofErr w:type="gramEnd"/>
      <w:r w:rsidRPr="00122229">
        <w:rPr>
          <w:rFonts w:ascii="Courier New" w:hAnsi="Courier New" w:cs="Courier New"/>
          <w:color w:val="212121"/>
          <w:sz w:val="21"/>
          <w:szCs w:val="21"/>
          <w:shd w:val="clear" w:color="auto" w:fill="FFFFFF"/>
          <w:lang w:val="en-IN" w:eastAsia="en-IN"/>
        </w:rPr>
        <w:t xml:space="preserve"> Regression  0.837246</w:t>
      </w:r>
    </w:p>
    <w:p w14:paraId="2C149FB2"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2                  </w:t>
      </w:r>
      <w:proofErr w:type="gramStart"/>
      <w:r w:rsidRPr="00122229">
        <w:rPr>
          <w:rFonts w:ascii="Courier New" w:hAnsi="Courier New" w:cs="Courier New"/>
          <w:color w:val="212121"/>
          <w:sz w:val="21"/>
          <w:szCs w:val="21"/>
          <w:shd w:val="clear" w:color="auto" w:fill="FFFFFF"/>
          <w:lang w:val="en-IN" w:eastAsia="en-IN"/>
        </w:rPr>
        <w:t>SVM  0.824726</w:t>
      </w:r>
      <w:proofErr w:type="gramEnd"/>
    </w:p>
    <w:p w14:paraId="2E3F4383"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3        Decision </w:t>
      </w:r>
      <w:proofErr w:type="gramStart"/>
      <w:r w:rsidRPr="00122229">
        <w:rPr>
          <w:rFonts w:ascii="Courier New" w:hAnsi="Courier New" w:cs="Courier New"/>
          <w:color w:val="212121"/>
          <w:sz w:val="21"/>
          <w:szCs w:val="21"/>
          <w:shd w:val="clear" w:color="auto" w:fill="FFFFFF"/>
          <w:lang w:val="en-IN" w:eastAsia="en-IN"/>
        </w:rPr>
        <w:t>Tree  0.694836</w:t>
      </w:r>
      <w:proofErr w:type="gramEnd"/>
    </w:p>
    <w:p w14:paraId="4C0DB5E1"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r w:rsidRPr="00122229">
        <w:rPr>
          <w:rFonts w:ascii="Courier New" w:hAnsi="Courier New" w:cs="Courier New"/>
          <w:color w:val="212121"/>
          <w:sz w:val="21"/>
          <w:szCs w:val="21"/>
          <w:shd w:val="clear" w:color="auto" w:fill="FFFFFF"/>
          <w:lang w:val="en-IN" w:eastAsia="en-IN"/>
        </w:rPr>
        <w:t xml:space="preserve">5          Naive </w:t>
      </w:r>
      <w:proofErr w:type="gramStart"/>
      <w:r w:rsidRPr="00122229">
        <w:rPr>
          <w:rFonts w:ascii="Courier New" w:hAnsi="Courier New" w:cs="Courier New"/>
          <w:color w:val="212121"/>
          <w:sz w:val="21"/>
          <w:szCs w:val="21"/>
          <w:shd w:val="clear" w:color="auto" w:fill="FFFFFF"/>
          <w:lang w:val="en-IN" w:eastAsia="en-IN"/>
        </w:rPr>
        <w:t>Bayes  0.660407</w:t>
      </w:r>
      <w:proofErr w:type="gramEnd"/>
    </w:p>
    <w:p w14:paraId="450768E8" w14:textId="77777777" w:rsidR="00122229" w:rsidRPr="00122229" w:rsidRDefault="00122229" w:rsidP="00122229">
      <w:pPr>
        <w:spacing w:line="240" w:lineRule="auto"/>
        <w:jc w:val="left"/>
        <w:rPr>
          <w:rFonts w:ascii="Courier New" w:hAnsi="Courier New" w:cs="Courier New"/>
          <w:color w:val="212121"/>
          <w:sz w:val="21"/>
          <w:szCs w:val="21"/>
          <w:shd w:val="clear" w:color="auto" w:fill="FFFFFF"/>
          <w:lang w:val="en-IN" w:eastAsia="en-IN"/>
        </w:rPr>
      </w:pPr>
    </w:p>
    <w:p w14:paraId="485062E6" w14:textId="77777777" w:rsidR="004F206C" w:rsidRDefault="00122229" w:rsidP="00122229">
      <w:pPr>
        <w:shd w:val="clear" w:color="auto" w:fill="FFFFFE"/>
        <w:spacing w:line="285" w:lineRule="atLeast"/>
        <w:jc w:val="left"/>
        <w:rPr>
          <w:rFonts w:ascii="Courier New" w:hAnsi="Courier New" w:cs="Courier New"/>
          <w:color w:val="212121"/>
          <w:sz w:val="21"/>
          <w:szCs w:val="21"/>
          <w:shd w:val="clear" w:color="auto" w:fill="FFFFFF"/>
        </w:rPr>
      </w:pPr>
      <w:r w:rsidRPr="00122229">
        <w:rPr>
          <w:rFonts w:ascii="Courier New" w:hAnsi="Courier New" w:cs="Courier New"/>
          <w:color w:val="212121"/>
          <w:sz w:val="21"/>
          <w:szCs w:val="21"/>
          <w:shd w:val="clear" w:color="auto" w:fill="FFFFFF"/>
          <w:lang w:val="en-IN" w:eastAsia="en-IN"/>
        </w:rPr>
        <w:t>Max accuracy is given by ML model Random Forest with accuracy: 0.8544600938967136</w:t>
      </w:r>
    </w:p>
    <w:p w14:paraId="4EEEEA7E" w14:textId="77777777" w:rsidR="004F206C" w:rsidRDefault="004F206C" w:rsidP="00EC2BDC">
      <w:pPr>
        <w:pStyle w:val="BodyText"/>
        <w:jc w:val="left"/>
        <w:rPr>
          <w:rFonts w:ascii="Courier New" w:hAnsi="Courier New" w:cs="Courier New"/>
          <w:color w:val="212121"/>
          <w:sz w:val="21"/>
          <w:szCs w:val="21"/>
          <w:shd w:val="clear" w:color="auto" w:fill="FFFFFF"/>
        </w:rPr>
      </w:pPr>
    </w:p>
    <w:p w14:paraId="3EA6D4EA" w14:textId="77777777" w:rsidR="009F5392" w:rsidRPr="00715B9A" w:rsidRDefault="009F5392" w:rsidP="00691538">
      <w:pPr>
        <w:pStyle w:val="BodyText"/>
        <w:jc w:val="both"/>
        <w:rPr>
          <w:lang w:val="en-IN" w:eastAsia="en-IN"/>
        </w:rPr>
      </w:pPr>
    </w:p>
    <w:p w14:paraId="2142F97D" w14:textId="77777777" w:rsidR="00EA1EBD" w:rsidRPr="00C42C4F" w:rsidRDefault="00EA1EBD" w:rsidP="00EA1EBD">
      <w:pPr>
        <w:pStyle w:val="Heading3"/>
        <w:numPr>
          <w:ilvl w:val="0"/>
          <w:numId w:val="0"/>
        </w:numPr>
        <w:tabs>
          <w:tab w:val="left" w:pos="624"/>
        </w:tabs>
        <w:spacing w:before="90"/>
        <w:rPr>
          <w:spacing w:val="-3"/>
          <w:sz w:val="32"/>
          <w:szCs w:val="32"/>
        </w:rPr>
      </w:pPr>
      <w:r w:rsidRPr="00C42C4F">
        <w:rPr>
          <w:spacing w:val="-3"/>
          <w:sz w:val="32"/>
          <w:szCs w:val="32"/>
        </w:rPr>
        <w:lastRenderedPageBreak/>
        <w:t>CHAPTER 5</w:t>
      </w:r>
    </w:p>
    <w:p w14:paraId="2169FA24" w14:textId="77777777" w:rsidR="00EA1EBD" w:rsidRPr="00C42C4F" w:rsidRDefault="00EA1EBD" w:rsidP="00EA1EBD">
      <w:pPr>
        <w:pStyle w:val="Heading3"/>
        <w:numPr>
          <w:ilvl w:val="0"/>
          <w:numId w:val="0"/>
        </w:numPr>
        <w:tabs>
          <w:tab w:val="left" w:pos="624"/>
        </w:tabs>
        <w:spacing w:before="90"/>
        <w:rPr>
          <w:spacing w:val="-3"/>
          <w:sz w:val="32"/>
          <w:szCs w:val="32"/>
        </w:rPr>
      </w:pPr>
      <w:r w:rsidRPr="00C42C4F">
        <w:rPr>
          <w:spacing w:val="-3"/>
          <w:sz w:val="32"/>
          <w:szCs w:val="32"/>
        </w:rPr>
        <w:t>RESULTS</w:t>
      </w:r>
    </w:p>
    <w:p w14:paraId="79AE06B9" w14:textId="77777777" w:rsidR="00EA1EBD" w:rsidRPr="00FF143F" w:rsidRDefault="00EA1EBD">
      <w:pPr>
        <w:pStyle w:val="BodyText"/>
        <w:jc w:val="left"/>
        <w:rPr>
          <w:b/>
          <w:bCs/>
          <w:caps/>
          <w:sz w:val="28"/>
          <w:szCs w:val="28"/>
          <w:rPrChange w:id="290" w:author="Naveed Sharief" w:date="2023-04-25T02:34:00Z">
            <w:rPr>
              <w:b/>
              <w:bCs/>
              <w:caps/>
              <w:sz w:val="28"/>
              <w:szCs w:val="28"/>
              <w:u w:val="single"/>
            </w:rPr>
          </w:rPrChange>
        </w:rPr>
        <w:pPrChange w:id="291" w:author="Naveed Sharief" w:date="2023-04-25T02:35:00Z">
          <w:pPr>
            <w:pStyle w:val="BodyText"/>
            <w:jc w:val="both"/>
          </w:pPr>
        </w:pPrChange>
      </w:pPr>
      <w:bookmarkStart w:id="292" w:name="_Hlk121185627"/>
      <w:proofErr w:type="gramStart"/>
      <w:r w:rsidRPr="00FF143F">
        <w:rPr>
          <w:b/>
          <w:bCs/>
          <w:caps/>
          <w:sz w:val="28"/>
          <w:szCs w:val="28"/>
          <w:rPrChange w:id="293" w:author="Naveed Sharief" w:date="2023-04-25T02:34:00Z">
            <w:rPr>
              <w:b/>
              <w:bCs/>
              <w:caps/>
              <w:sz w:val="28"/>
              <w:szCs w:val="28"/>
              <w:u w:val="single"/>
            </w:rPr>
          </w:rPrChange>
        </w:rPr>
        <w:t xml:space="preserve">Accuracy </w:t>
      </w:r>
      <w:ins w:id="294" w:author="Naveed Sharief" w:date="2023-04-25T02:35:00Z">
        <w:r w:rsidR="0047709B">
          <w:rPr>
            <w:b/>
            <w:bCs/>
            <w:caps/>
            <w:sz w:val="28"/>
            <w:szCs w:val="28"/>
          </w:rPr>
          <w:t xml:space="preserve"> Comparision</w:t>
        </w:r>
        <w:proofErr w:type="gramEnd"/>
        <w:r w:rsidR="0047709B">
          <w:rPr>
            <w:b/>
            <w:bCs/>
            <w:caps/>
            <w:sz w:val="28"/>
            <w:szCs w:val="28"/>
          </w:rPr>
          <w:t xml:space="preserve"> </w:t>
        </w:r>
      </w:ins>
      <w:r w:rsidRPr="00FF143F">
        <w:rPr>
          <w:b/>
          <w:bCs/>
          <w:caps/>
          <w:sz w:val="28"/>
          <w:szCs w:val="28"/>
          <w:rPrChange w:id="295" w:author="Naveed Sharief" w:date="2023-04-25T02:34:00Z">
            <w:rPr>
              <w:b/>
              <w:bCs/>
              <w:caps/>
              <w:sz w:val="28"/>
              <w:szCs w:val="28"/>
              <w:u w:val="single"/>
            </w:rPr>
          </w:rPrChange>
        </w:rPr>
        <w:t>FROM DIFFERENT MODELS</w:t>
      </w:r>
    </w:p>
    <w:tbl>
      <w:tblPr>
        <w:tblStyle w:val="TableGrid"/>
        <w:tblW w:w="9564" w:type="dxa"/>
        <w:tblLook w:val="04A0" w:firstRow="1" w:lastRow="0" w:firstColumn="1" w:lastColumn="0" w:noHBand="0" w:noVBand="1"/>
        <w:tblPrChange w:id="296" w:author="Naveed Sharief" w:date="2023-04-25T02:35:00Z">
          <w:tblPr>
            <w:tblStyle w:val="TableGrid"/>
            <w:tblW w:w="9360" w:type="dxa"/>
            <w:tblLook w:val="04A0" w:firstRow="1" w:lastRow="0" w:firstColumn="1" w:lastColumn="0" w:noHBand="0" w:noVBand="1"/>
          </w:tblPr>
        </w:tblPrChange>
      </w:tblPr>
      <w:tblGrid>
        <w:gridCol w:w="4782"/>
        <w:gridCol w:w="4782"/>
        <w:tblGridChange w:id="297">
          <w:tblGrid>
            <w:gridCol w:w="4680"/>
            <w:gridCol w:w="4680"/>
          </w:tblGrid>
        </w:tblGridChange>
      </w:tblGrid>
      <w:tr w:rsidR="00EA1EBD" w:rsidRPr="00C42C4F" w14:paraId="68F74C5A" w14:textId="77777777" w:rsidTr="00FF143F">
        <w:trPr>
          <w:trHeight w:val="639"/>
          <w:trPrChange w:id="298" w:author="Naveed Sharief" w:date="2023-04-25T02:35:00Z">
            <w:trPr>
              <w:trHeight w:val="581"/>
            </w:trPr>
          </w:trPrChange>
        </w:trPr>
        <w:tc>
          <w:tcPr>
            <w:tcW w:w="4782" w:type="dxa"/>
            <w:tcBorders>
              <w:top w:val="single" w:sz="4" w:space="0" w:color="auto"/>
              <w:left w:val="single" w:sz="4" w:space="0" w:color="auto"/>
              <w:bottom w:val="single" w:sz="4" w:space="0" w:color="auto"/>
              <w:right w:val="single" w:sz="4" w:space="0" w:color="auto"/>
            </w:tcBorders>
            <w:hideMark/>
            <w:tcPrChange w:id="299"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bookmarkEnd w:id="292"/>
          <w:p w14:paraId="2444EAA2" w14:textId="77777777" w:rsidR="00EA1EBD" w:rsidRPr="00C42C4F" w:rsidRDefault="00EA1EBD">
            <w:pPr>
              <w:pStyle w:val="BodyText"/>
              <w:rPr>
                <w:b/>
                <w:bCs/>
                <w:sz w:val="26"/>
                <w:u w:val="single"/>
              </w:rPr>
            </w:pPr>
            <w:r w:rsidRPr="00C42C4F">
              <w:rPr>
                <w:b/>
                <w:bCs/>
                <w:sz w:val="26"/>
                <w:u w:val="single"/>
              </w:rPr>
              <w:t>ML model</w:t>
            </w:r>
          </w:p>
        </w:tc>
        <w:tc>
          <w:tcPr>
            <w:tcW w:w="4782" w:type="dxa"/>
            <w:tcBorders>
              <w:top w:val="single" w:sz="4" w:space="0" w:color="auto"/>
              <w:left w:val="single" w:sz="4" w:space="0" w:color="auto"/>
              <w:bottom w:val="single" w:sz="4" w:space="0" w:color="auto"/>
              <w:right w:val="single" w:sz="4" w:space="0" w:color="auto"/>
            </w:tcBorders>
            <w:hideMark/>
            <w:tcPrChange w:id="300"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02EA1369" w14:textId="77777777" w:rsidR="00EA1EBD" w:rsidRPr="00C42C4F" w:rsidRDefault="00EA1EBD">
            <w:pPr>
              <w:pStyle w:val="BodyText"/>
              <w:rPr>
                <w:b/>
                <w:bCs/>
                <w:sz w:val="26"/>
                <w:u w:val="single"/>
              </w:rPr>
            </w:pPr>
            <w:r w:rsidRPr="00C42C4F">
              <w:rPr>
                <w:b/>
                <w:bCs/>
                <w:sz w:val="26"/>
                <w:u w:val="single"/>
              </w:rPr>
              <w:t>Accuracy</w:t>
            </w:r>
          </w:p>
        </w:tc>
      </w:tr>
      <w:tr w:rsidR="00EA1EBD" w:rsidRPr="00C42C4F" w14:paraId="3756B14D" w14:textId="77777777" w:rsidTr="00FF143F">
        <w:trPr>
          <w:trHeight w:val="615"/>
          <w:trPrChange w:id="301" w:author="Naveed Sharief" w:date="2023-04-25T02:35:00Z">
            <w:trPr>
              <w:trHeight w:val="559"/>
            </w:trPr>
          </w:trPrChange>
        </w:trPr>
        <w:tc>
          <w:tcPr>
            <w:tcW w:w="4782" w:type="dxa"/>
            <w:tcBorders>
              <w:top w:val="single" w:sz="4" w:space="0" w:color="auto"/>
              <w:left w:val="single" w:sz="4" w:space="0" w:color="auto"/>
              <w:bottom w:val="single" w:sz="4" w:space="0" w:color="auto"/>
              <w:right w:val="single" w:sz="4" w:space="0" w:color="auto"/>
            </w:tcBorders>
            <w:hideMark/>
            <w:tcPrChange w:id="302"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72391527" w14:textId="77777777" w:rsidR="00EA1EBD" w:rsidRPr="00C42C4F" w:rsidRDefault="00EA1EBD">
            <w:pPr>
              <w:pStyle w:val="BodyText"/>
              <w:rPr>
                <w:sz w:val="26"/>
              </w:rPr>
            </w:pPr>
            <w:r w:rsidRPr="00C42C4F">
              <w:rPr>
                <w:sz w:val="26"/>
              </w:rPr>
              <w:t>KNN</w:t>
            </w:r>
          </w:p>
        </w:tc>
        <w:tc>
          <w:tcPr>
            <w:tcW w:w="4782" w:type="dxa"/>
            <w:tcBorders>
              <w:top w:val="single" w:sz="4" w:space="0" w:color="auto"/>
              <w:left w:val="single" w:sz="4" w:space="0" w:color="auto"/>
              <w:bottom w:val="single" w:sz="4" w:space="0" w:color="auto"/>
              <w:right w:val="single" w:sz="4" w:space="0" w:color="auto"/>
            </w:tcBorders>
            <w:hideMark/>
            <w:tcPrChange w:id="303"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12ED5EB3" w14:textId="77777777" w:rsidR="00EA1EBD" w:rsidRPr="00C42C4F" w:rsidRDefault="00EA1EBD">
            <w:pPr>
              <w:pStyle w:val="BodyText"/>
              <w:rPr>
                <w:sz w:val="26"/>
              </w:rPr>
            </w:pPr>
            <w:r w:rsidRPr="00C42C4F">
              <w:rPr>
                <w:color w:val="212121"/>
                <w:sz w:val="21"/>
                <w:szCs w:val="21"/>
                <w:shd w:val="clear" w:color="auto" w:fill="FFFFFF"/>
                <w:lang w:val="en-IN" w:eastAsia="en-IN"/>
              </w:rPr>
              <w:t>0.8450704225352113</w:t>
            </w:r>
          </w:p>
        </w:tc>
      </w:tr>
      <w:tr w:rsidR="00EA1EBD" w:rsidRPr="00C42C4F" w14:paraId="2F0A6F19" w14:textId="77777777" w:rsidTr="00FF143F">
        <w:trPr>
          <w:trHeight w:val="639"/>
          <w:trPrChange w:id="304" w:author="Naveed Sharief" w:date="2023-04-25T02:35:00Z">
            <w:trPr>
              <w:trHeight w:val="581"/>
            </w:trPr>
          </w:trPrChange>
        </w:trPr>
        <w:tc>
          <w:tcPr>
            <w:tcW w:w="4782" w:type="dxa"/>
            <w:tcBorders>
              <w:top w:val="single" w:sz="4" w:space="0" w:color="auto"/>
              <w:left w:val="single" w:sz="4" w:space="0" w:color="auto"/>
              <w:bottom w:val="single" w:sz="4" w:space="0" w:color="auto"/>
              <w:right w:val="single" w:sz="4" w:space="0" w:color="auto"/>
            </w:tcBorders>
            <w:hideMark/>
            <w:tcPrChange w:id="305"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13DC9A43" w14:textId="77777777" w:rsidR="00EA1EBD" w:rsidRPr="00C42C4F" w:rsidRDefault="00EA1EBD">
            <w:pPr>
              <w:pStyle w:val="BodyText"/>
              <w:rPr>
                <w:sz w:val="26"/>
              </w:rPr>
            </w:pPr>
            <w:r w:rsidRPr="00C42C4F">
              <w:rPr>
                <w:sz w:val="26"/>
              </w:rPr>
              <w:t>LOGISTIC REGRESSION</w:t>
            </w:r>
          </w:p>
        </w:tc>
        <w:tc>
          <w:tcPr>
            <w:tcW w:w="4782" w:type="dxa"/>
            <w:tcBorders>
              <w:top w:val="single" w:sz="4" w:space="0" w:color="auto"/>
              <w:left w:val="single" w:sz="4" w:space="0" w:color="auto"/>
              <w:bottom w:val="single" w:sz="4" w:space="0" w:color="auto"/>
              <w:right w:val="single" w:sz="4" w:space="0" w:color="auto"/>
            </w:tcBorders>
            <w:hideMark/>
            <w:tcPrChange w:id="306"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1116B42A" w14:textId="77777777" w:rsidR="00EA1EBD" w:rsidRPr="00C42C4F" w:rsidRDefault="00EA1EBD">
            <w:pPr>
              <w:pStyle w:val="BodyText"/>
              <w:rPr>
                <w:sz w:val="26"/>
              </w:rPr>
            </w:pPr>
            <w:r w:rsidRPr="00C42C4F">
              <w:rPr>
                <w:color w:val="212121"/>
                <w:sz w:val="21"/>
                <w:szCs w:val="21"/>
                <w:shd w:val="clear" w:color="auto" w:fill="FFFFFF"/>
                <w:lang w:val="en-IN" w:eastAsia="en-IN"/>
              </w:rPr>
              <w:t>0.837245696400626</w:t>
            </w:r>
          </w:p>
        </w:tc>
      </w:tr>
      <w:tr w:rsidR="00EA1EBD" w:rsidRPr="00C42C4F" w14:paraId="2FA7BABB" w14:textId="77777777" w:rsidTr="00FF143F">
        <w:trPr>
          <w:trHeight w:val="639"/>
          <w:trPrChange w:id="307" w:author="Naveed Sharief" w:date="2023-04-25T02:35:00Z">
            <w:trPr>
              <w:trHeight w:val="581"/>
            </w:trPr>
          </w:trPrChange>
        </w:trPr>
        <w:tc>
          <w:tcPr>
            <w:tcW w:w="4782" w:type="dxa"/>
            <w:tcBorders>
              <w:top w:val="single" w:sz="4" w:space="0" w:color="auto"/>
              <w:left w:val="single" w:sz="4" w:space="0" w:color="auto"/>
              <w:bottom w:val="single" w:sz="4" w:space="0" w:color="auto"/>
              <w:right w:val="single" w:sz="4" w:space="0" w:color="auto"/>
            </w:tcBorders>
            <w:hideMark/>
            <w:tcPrChange w:id="308"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3E54E2A1" w14:textId="77777777" w:rsidR="00EA1EBD" w:rsidRPr="00C42C4F" w:rsidRDefault="00EA1EBD">
            <w:pPr>
              <w:pStyle w:val="BodyText"/>
              <w:rPr>
                <w:sz w:val="26"/>
              </w:rPr>
            </w:pPr>
            <w:r w:rsidRPr="00C42C4F">
              <w:rPr>
                <w:sz w:val="26"/>
              </w:rPr>
              <w:t>DECISION TREE</w:t>
            </w:r>
          </w:p>
        </w:tc>
        <w:tc>
          <w:tcPr>
            <w:tcW w:w="4782" w:type="dxa"/>
            <w:tcBorders>
              <w:top w:val="single" w:sz="4" w:space="0" w:color="auto"/>
              <w:left w:val="single" w:sz="4" w:space="0" w:color="auto"/>
              <w:bottom w:val="single" w:sz="4" w:space="0" w:color="auto"/>
              <w:right w:val="single" w:sz="4" w:space="0" w:color="auto"/>
            </w:tcBorders>
            <w:hideMark/>
            <w:tcPrChange w:id="309"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59871E71" w14:textId="77777777" w:rsidR="00EA1EBD" w:rsidRPr="00C42C4F" w:rsidRDefault="00EA1EBD">
            <w:pPr>
              <w:pStyle w:val="BodyText"/>
              <w:rPr>
                <w:sz w:val="26"/>
              </w:rPr>
            </w:pPr>
            <w:r w:rsidRPr="00C42C4F">
              <w:rPr>
                <w:color w:val="212121"/>
                <w:sz w:val="21"/>
                <w:szCs w:val="21"/>
                <w:shd w:val="clear" w:color="auto" w:fill="FFFFFF"/>
                <w:lang w:val="en-IN" w:eastAsia="en-IN"/>
              </w:rPr>
              <w:t>0.6948356807511737</w:t>
            </w:r>
          </w:p>
        </w:tc>
      </w:tr>
      <w:tr w:rsidR="00EA1EBD" w:rsidRPr="00C42C4F" w14:paraId="241B4618" w14:textId="77777777" w:rsidTr="00FF143F">
        <w:trPr>
          <w:trHeight w:val="639"/>
          <w:trPrChange w:id="310" w:author="Naveed Sharief" w:date="2023-04-25T02:35:00Z">
            <w:trPr>
              <w:trHeight w:val="581"/>
            </w:trPr>
          </w:trPrChange>
        </w:trPr>
        <w:tc>
          <w:tcPr>
            <w:tcW w:w="4782" w:type="dxa"/>
            <w:tcBorders>
              <w:top w:val="single" w:sz="4" w:space="0" w:color="auto"/>
              <w:left w:val="single" w:sz="4" w:space="0" w:color="auto"/>
              <w:bottom w:val="single" w:sz="4" w:space="0" w:color="auto"/>
              <w:right w:val="single" w:sz="4" w:space="0" w:color="auto"/>
            </w:tcBorders>
            <w:hideMark/>
            <w:tcPrChange w:id="311"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50B35E11" w14:textId="77777777" w:rsidR="00EA1EBD" w:rsidRPr="00C42C4F" w:rsidRDefault="00EA1EBD">
            <w:pPr>
              <w:pStyle w:val="BodyText"/>
              <w:rPr>
                <w:sz w:val="26"/>
              </w:rPr>
            </w:pPr>
            <w:r w:rsidRPr="00C42C4F">
              <w:rPr>
                <w:sz w:val="26"/>
              </w:rPr>
              <w:t>RANDOM FOREST</w:t>
            </w:r>
          </w:p>
        </w:tc>
        <w:tc>
          <w:tcPr>
            <w:tcW w:w="4782" w:type="dxa"/>
            <w:tcBorders>
              <w:top w:val="single" w:sz="4" w:space="0" w:color="auto"/>
              <w:left w:val="single" w:sz="4" w:space="0" w:color="auto"/>
              <w:bottom w:val="single" w:sz="4" w:space="0" w:color="auto"/>
              <w:right w:val="single" w:sz="4" w:space="0" w:color="auto"/>
            </w:tcBorders>
            <w:hideMark/>
            <w:tcPrChange w:id="312"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0C2C8C9E" w14:textId="77777777" w:rsidR="00EA1EBD" w:rsidRPr="00C42C4F" w:rsidRDefault="00EA1EBD">
            <w:pPr>
              <w:pStyle w:val="BodyText"/>
              <w:rPr>
                <w:sz w:val="26"/>
              </w:rPr>
            </w:pPr>
            <w:r w:rsidRPr="00C42C4F">
              <w:rPr>
                <w:color w:val="212121"/>
                <w:sz w:val="21"/>
                <w:szCs w:val="21"/>
                <w:shd w:val="clear" w:color="auto" w:fill="FFFFFF"/>
                <w:lang w:val="en-IN" w:eastAsia="en-IN"/>
              </w:rPr>
              <w:t>0.8544600938967136</w:t>
            </w:r>
          </w:p>
        </w:tc>
      </w:tr>
      <w:tr w:rsidR="00EA1EBD" w:rsidRPr="00C42C4F" w14:paraId="148EF4EB" w14:textId="77777777" w:rsidTr="00FF143F">
        <w:trPr>
          <w:trHeight w:val="615"/>
          <w:trPrChange w:id="313" w:author="Naveed Sharief" w:date="2023-04-25T02:35:00Z">
            <w:trPr>
              <w:trHeight w:val="559"/>
            </w:trPr>
          </w:trPrChange>
        </w:trPr>
        <w:tc>
          <w:tcPr>
            <w:tcW w:w="4782" w:type="dxa"/>
            <w:tcBorders>
              <w:top w:val="single" w:sz="4" w:space="0" w:color="auto"/>
              <w:left w:val="single" w:sz="4" w:space="0" w:color="auto"/>
              <w:bottom w:val="single" w:sz="4" w:space="0" w:color="auto"/>
              <w:right w:val="single" w:sz="4" w:space="0" w:color="auto"/>
            </w:tcBorders>
            <w:hideMark/>
            <w:tcPrChange w:id="314"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455CBF24" w14:textId="77777777" w:rsidR="00EA1EBD" w:rsidRPr="00C42C4F" w:rsidRDefault="00EA1EBD">
            <w:pPr>
              <w:pStyle w:val="BodyText"/>
              <w:rPr>
                <w:sz w:val="26"/>
              </w:rPr>
            </w:pPr>
            <w:r w:rsidRPr="00C42C4F">
              <w:rPr>
                <w:sz w:val="26"/>
              </w:rPr>
              <w:t>SVM</w:t>
            </w:r>
          </w:p>
        </w:tc>
        <w:tc>
          <w:tcPr>
            <w:tcW w:w="4782" w:type="dxa"/>
            <w:tcBorders>
              <w:top w:val="single" w:sz="4" w:space="0" w:color="auto"/>
              <w:left w:val="single" w:sz="4" w:space="0" w:color="auto"/>
              <w:bottom w:val="single" w:sz="4" w:space="0" w:color="auto"/>
              <w:right w:val="single" w:sz="4" w:space="0" w:color="auto"/>
            </w:tcBorders>
            <w:hideMark/>
            <w:tcPrChange w:id="315"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121D994E" w14:textId="77777777" w:rsidR="00EA1EBD" w:rsidRPr="00C42C4F" w:rsidRDefault="00EA1EBD">
            <w:pPr>
              <w:pStyle w:val="BodyText"/>
              <w:rPr>
                <w:sz w:val="26"/>
              </w:rPr>
            </w:pPr>
            <w:r w:rsidRPr="00C42C4F">
              <w:rPr>
                <w:color w:val="212121"/>
                <w:sz w:val="21"/>
                <w:szCs w:val="21"/>
                <w:shd w:val="clear" w:color="auto" w:fill="FFFFFF"/>
                <w:lang w:val="en-IN" w:eastAsia="en-IN"/>
              </w:rPr>
              <w:t>0.8247261345852895</w:t>
            </w:r>
          </w:p>
        </w:tc>
      </w:tr>
      <w:tr w:rsidR="00EA1EBD" w:rsidRPr="00C42C4F" w14:paraId="174A4D1F" w14:textId="77777777" w:rsidTr="00FF143F">
        <w:trPr>
          <w:trHeight w:val="639"/>
          <w:trPrChange w:id="316" w:author="Naveed Sharief" w:date="2023-04-25T02:35:00Z">
            <w:trPr>
              <w:trHeight w:val="581"/>
            </w:trPr>
          </w:trPrChange>
        </w:trPr>
        <w:tc>
          <w:tcPr>
            <w:tcW w:w="4782" w:type="dxa"/>
            <w:tcBorders>
              <w:top w:val="single" w:sz="4" w:space="0" w:color="auto"/>
              <w:left w:val="single" w:sz="4" w:space="0" w:color="auto"/>
              <w:bottom w:val="single" w:sz="4" w:space="0" w:color="auto"/>
              <w:right w:val="single" w:sz="4" w:space="0" w:color="auto"/>
            </w:tcBorders>
            <w:hideMark/>
            <w:tcPrChange w:id="317"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4B569BF5" w14:textId="77777777" w:rsidR="00EA1EBD" w:rsidRPr="00C42C4F" w:rsidRDefault="00EA1EBD">
            <w:pPr>
              <w:pStyle w:val="BodyText"/>
              <w:rPr>
                <w:sz w:val="26"/>
              </w:rPr>
            </w:pPr>
            <w:r w:rsidRPr="00C42C4F">
              <w:rPr>
                <w:sz w:val="26"/>
              </w:rPr>
              <w:t>NAÏVE BAYES</w:t>
            </w:r>
          </w:p>
        </w:tc>
        <w:tc>
          <w:tcPr>
            <w:tcW w:w="4782" w:type="dxa"/>
            <w:tcBorders>
              <w:top w:val="single" w:sz="4" w:space="0" w:color="auto"/>
              <w:left w:val="single" w:sz="4" w:space="0" w:color="auto"/>
              <w:bottom w:val="single" w:sz="4" w:space="0" w:color="auto"/>
              <w:right w:val="single" w:sz="4" w:space="0" w:color="auto"/>
            </w:tcBorders>
            <w:hideMark/>
            <w:tcPrChange w:id="318" w:author="Naveed Sharief" w:date="2023-04-25T02:35:00Z">
              <w:tcPr>
                <w:tcW w:w="4680" w:type="dxa"/>
                <w:tcBorders>
                  <w:top w:val="single" w:sz="4" w:space="0" w:color="auto"/>
                  <w:left w:val="single" w:sz="4" w:space="0" w:color="auto"/>
                  <w:bottom w:val="single" w:sz="4" w:space="0" w:color="auto"/>
                  <w:right w:val="single" w:sz="4" w:space="0" w:color="auto"/>
                </w:tcBorders>
                <w:hideMark/>
              </w:tcPr>
            </w:tcPrChange>
          </w:tcPr>
          <w:p w14:paraId="54A9F5DF" w14:textId="77777777" w:rsidR="00EA1EBD" w:rsidRPr="00C42C4F" w:rsidRDefault="00EA1EBD">
            <w:pPr>
              <w:pStyle w:val="BodyText"/>
              <w:rPr>
                <w:sz w:val="26"/>
              </w:rPr>
            </w:pPr>
            <w:r w:rsidRPr="00C42C4F">
              <w:rPr>
                <w:color w:val="212121"/>
                <w:sz w:val="21"/>
                <w:szCs w:val="21"/>
                <w:shd w:val="clear" w:color="auto" w:fill="FFFFFF"/>
                <w:lang w:val="en-IN" w:eastAsia="en-IN"/>
              </w:rPr>
              <w:t>0.6604068857589984</w:t>
            </w:r>
          </w:p>
        </w:tc>
      </w:tr>
    </w:tbl>
    <w:p w14:paraId="187D6153" w14:textId="77777777" w:rsidR="00EA1EBD" w:rsidRPr="00C42C4F" w:rsidRDefault="00EA1EBD" w:rsidP="00EA1EBD">
      <w:pPr>
        <w:pStyle w:val="BodyText"/>
        <w:rPr>
          <w:sz w:val="26"/>
        </w:rPr>
      </w:pPr>
    </w:p>
    <w:p w14:paraId="1D0B766F" w14:textId="77777777" w:rsidR="00EA1EBD" w:rsidRPr="00C42C4F" w:rsidRDefault="00055E81" w:rsidP="00EA1EBD">
      <w:pPr>
        <w:pStyle w:val="BodyText"/>
        <w:rPr>
          <w:sz w:val="26"/>
        </w:rPr>
      </w:pPr>
      <w:r>
        <w:rPr>
          <w:noProof/>
          <w:sz w:val="26"/>
        </w:rPr>
        <w:drawing>
          <wp:anchor distT="0" distB="0" distL="114300" distR="114300" simplePos="0" relativeHeight="251658752" behindDoc="0" locked="0" layoutInCell="1" allowOverlap="1" wp14:anchorId="5EC123FC" wp14:editId="38431899">
            <wp:simplePos x="0" y="0"/>
            <wp:positionH relativeFrom="column">
              <wp:posOffset>0</wp:posOffset>
            </wp:positionH>
            <wp:positionV relativeFrom="paragraph">
              <wp:posOffset>342356</wp:posOffset>
            </wp:positionV>
            <wp:extent cx="5731510" cy="36302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630295"/>
                    </a:xfrm>
                    <a:prstGeom prst="rect">
                      <a:avLst/>
                    </a:prstGeom>
                    <a:noFill/>
                    <a:ln>
                      <a:noFill/>
                    </a:ln>
                  </pic:spPr>
                </pic:pic>
              </a:graphicData>
            </a:graphic>
          </wp:anchor>
        </w:drawing>
      </w:r>
    </w:p>
    <w:p w14:paraId="5BCB4C86" w14:textId="77777777" w:rsidR="00EA1EBD" w:rsidRPr="00C42C4F" w:rsidRDefault="00EA1EBD" w:rsidP="00EA1EBD">
      <w:pPr>
        <w:pStyle w:val="BodyText"/>
        <w:rPr>
          <w:sz w:val="26"/>
        </w:rPr>
      </w:pPr>
    </w:p>
    <w:p w14:paraId="2143A678" w14:textId="77777777" w:rsidR="00EA1EBD" w:rsidDel="00FF143F" w:rsidRDefault="00EA1EBD" w:rsidP="00EA1EBD">
      <w:pPr>
        <w:pStyle w:val="BodyText"/>
        <w:jc w:val="both"/>
        <w:rPr>
          <w:del w:id="319" w:author="Naveed Sharief" w:date="2023-04-25T02:35:00Z"/>
        </w:rPr>
      </w:pPr>
      <w:bookmarkStart w:id="320" w:name="5._CONCLUSION:"/>
      <w:bookmarkEnd w:id="320"/>
    </w:p>
    <w:p w14:paraId="3B5611C0" w14:textId="77777777" w:rsidR="00EA1EBD" w:rsidRDefault="00EA1EBD">
      <w:pPr>
        <w:pStyle w:val="BodyText"/>
        <w:jc w:val="both"/>
        <w:pPrChange w:id="321" w:author="Naveed Sharief" w:date="2023-04-25T02:35:00Z">
          <w:pPr>
            <w:pStyle w:val="BodyText"/>
          </w:pPr>
        </w:pPrChange>
      </w:pPr>
    </w:p>
    <w:p w14:paraId="6FF3C984" w14:textId="77777777" w:rsidR="00EA1EBD" w:rsidRPr="005F13BC" w:rsidRDefault="00EA1EBD" w:rsidP="005F13BC">
      <w:pPr>
        <w:pStyle w:val="Heading3"/>
        <w:numPr>
          <w:ilvl w:val="0"/>
          <w:numId w:val="0"/>
        </w:numPr>
        <w:tabs>
          <w:tab w:val="left" w:pos="624"/>
        </w:tabs>
        <w:rPr>
          <w:sz w:val="32"/>
          <w:szCs w:val="32"/>
        </w:rPr>
      </w:pPr>
      <w:r w:rsidRPr="005F13BC">
        <w:rPr>
          <w:sz w:val="32"/>
          <w:szCs w:val="32"/>
        </w:rPr>
        <w:lastRenderedPageBreak/>
        <w:t>CHAPTER 6</w:t>
      </w:r>
    </w:p>
    <w:p w14:paraId="7686B3D4" w14:textId="77777777" w:rsidR="00EA1EBD" w:rsidRPr="005F13BC" w:rsidRDefault="00EA1EBD" w:rsidP="005F13BC">
      <w:pPr>
        <w:pStyle w:val="Heading3"/>
        <w:numPr>
          <w:ilvl w:val="0"/>
          <w:numId w:val="0"/>
        </w:numPr>
        <w:tabs>
          <w:tab w:val="left" w:pos="624"/>
        </w:tabs>
        <w:rPr>
          <w:sz w:val="32"/>
          <w:szCs w:val="32"/>
        </w:rPr>
      </w:pPr>
      <w:r w:rsidRPr="005F13BC">
        <w:rPr>
          <w:sz w:val="32"/>
          <w:szCs w:val="32"/>
        </w:rPr>
        <w:t>CONCLUSION AND FUTURE SCOPE</w:t>
      </w:r>
    </w:p>
    <w:p w14:paraId="28ADB4FE" w14:textId="77777777" w:rsidR="00EA1EBD" w:rsidRPr="005F13BC" w:rsidRDefault="00EA1EBD" w:rsidP="005F13BC">
      <w:pPr>
        <w:pStyle w:val="Heading3"/>
        <w:numPr>
          <w:ilvl w:val="0"/>
          <w:numId w:val="0"/>
        </w:numPr>
        <w:tabs>
          <w:tab w:val="left" w:pos="624"/>
        </w:tabs>
        <w:jc w:val="both"/>
        <w:rPr>
          <w:sz w:val="28"/>
          <w:szCs w:val="28"/>
        </w:rPr>
      </w:pPr>
      <w:r w:rsidRPr="005F13BC">
        <w:rPr>
          <w:sz w:val="28"/>
          <w:szCs w:val="28"/>
        </w:rPr>
        <w:t>6.1</w:t>
      </w:r>
      <w:r w:rsidR="00117472">
        <w:rPr>
          <w:sz w:val="28"/>
          <w:szCs w:val="28"/>
        </w:rPr>
        <w:tab/>
      </w:r>
      <w:r w:rsidRPr="005F13BC">
        <w:rPr>
          <w:sz w:val="28"/>
          <w:szCs w:val="28"/>
        </w:rPr>
        <w:t>CONCLUSION</w:t>
      </w:r>
    </w:p>
    <w:p w14:paraId="2B053A2F" w14:textId="77777777" w:rsidR="00EA1EBD" w:rsidRPr="00C42C4F" w:rsidRDefault="00EA1EBD" w:rsidP="005F13BC">
      <w:pPr>
        <w:pStyle w:val="BodyText"/>
        <w:tabs>
          <w:tab w:val="left" w:pos="1775"/>
          <w:tab w:val="left" w:pos="3858"/>
          <w:tab w:val="left" w:pos="5456"/>
          <w:tab w:val="left" w:pos="6877"/>
          <w:tab w:val="left" w:pos="8653"/>
        </w:tabs>
        <w:jc w:val="both"/>
      </w:pPr>
      <w:r w:rsidRPr="00C42C4F">
        <w:t xml:space="preserve">Finally, after performing all the steps needed to get the results from preparation to preprocessing to performing the models (Logistic regression, KNN, Decision Tree, Random Forest, SVM and Naïve Bayes) we conclude that the Random Forest model with </w:t>
      </w:r>
      <w:r w:rsidRPr="00C42C4F">
        <w:rPr>
          <w:color w:val="212121"/>
          <w:shd w:val="clear" w:color="auto" w:fill="FFFFFF"/>
          <w:lang w:val="en-IN" w:eastAsia="en-IN"/>
        </w:rPr>
        <w:t>85.44600938967136</w:t>
      </w:r>
      <w:r w:rsidRPr="00C42C4F">
        <w:rPr>
          <w:color w:val="212121"/>
          <w:shd w:val="clear" w:color="auto" w:fill="FFFFFF"/>
        </w:rPr>
        <w:t xml:space="preserve"> </w:t>
      </w:r>
      <w:r w:rsidRPr="00C42C4F">
        <w:t xml:space="preserve">percent accuracy performs </w:t>
      </w:r>
      <w:del w:id="322" w:author="Naveed Sharief" w:date="2023-04-25T02:19:00Z">
        <w:r w:rsidRPr="00C42C4F" w:rsidDel="00055E81">
          <w:delText xml:space="preserve">relatively </w:delText>
        </w:r>
      </w:del>
      <w:ins w:id="323" w:author="Naveed Sharief" w:date="2023-04-25T02:19:00Z">
        <w:r w:rsidR="00055E81">
          <w:t>slightly</w:t>
        </w:r>
        <w:r w:rsidR="00055E81" w:rsidRPr="00C42C4F">
          <w:t xml:space="preserve"> </w:t>
        </w:r>
      </w:ins>
      <w:r w:rsidRPr="00C42C4F">
        <w:t>better than KNN of 84.50704225352113</w:t>
      </w:r>
      <w:r w:rsidRPr="00C42C4F">
        <w:rPr>
          <w:color w:val="212121"/>
          <w:shd w:val="clear" w:color="auto" w:fill="FFFFFF"/>
          <w:lang w:val="en-IN" w:eastAsia="en-IN"/>
        </w:rPr>
        <w:t xml:space="preserve"> </w:t>
      </w:r>
      <w:r w:rsidRPr="00C42C4F">
        <w:t>percent accuracy.</w:t>
      </w:r>
    </w:p>
    <w:p w14:paraId="0295E29D" w14:textId="77777777" w:rsidR="00EA1EBD" w:rsidDel="00BF291D" w:rsidRDefault="00EA1EBD" w:rsidP="00BF291D">
      <w:pPr>
        <w:pStyle w:val="Heading2"/>
        <w:numPr>
          <w:ilvl w:val="0"/>
          <w:numId w:val="0"/>
        </w:numPr>
        <w:rPr>
          <w:del w:id="324" w:author="Naveed Sharief" w:date="2023-04-25T02:25:00Z"/>
          <w:b w:val="0"/>
          <w:bCs w:val="0"/>
          <w:sz w:val="24"/>
          <w:szCs w:val="24"/>
        </w:rPr>
      </w:pPr>
      <w:r w:rsidRPr="005F13BC">
        <w:t>6.2</w:t>
      </w:r>
      <w:r w:rsidR="00117472">
        <w:tab/>
      </w:r>
      <w:r w:rsidRPr="005F13BC">
        <w:t>FUTURE SCOPE</w:t>
      </w:r>
    </w:p>
    <w:p w14:paraId="4B2343BA" w14:textId="77777777" w:rsidR="00BF291D" w:rsidRDefault="00BF291D" w:rsidP="00BF291D">
      <w:pPr>
        <w:pStyle w:val="Heading2"/>
        <w:numPr>
          <w:ilvl w:val="0"/>
          <w:numId w:val="0"/>
        </w:numPr>
        <w:rPr>
          <w:ins w:id="325" w:author="Naveed Sharief" w:date="2023-04-25T02:26:00Z"/>
          <w:b w:val="0"/>
          <w:bCs w:val="0"/>
          <w:sz w:val="24"/>
          <w:szCs w:val="24"/>
        </w:rPr>
      </w:pPr>
    </w:p>
    <w:p w14:paraId="22EA143C" w14:textId="77777777" w:rsidR="00BF291D" w:rsidRPr="00BF291D" w:rsidRDefault="00BF291D" w:rsidP="00BF291D">
      <w:pPr>
        <w:jc w:val="both"/>
        <w:rPr>
          <w:ins w:id="326" w:author="Naveed Sharief" w:date="2023-04-25T02:26:00Z"/>
          <w:sz w:val="24"/>
          <w:szCs w:val="24"/>
          <w:rPrChange w:id="327" w:author="Naveed Sharief" w:date="2023-04-25T02:26:00Z">
            <w:rPr>
              <w:ins w:id="328" w:author="Naveed Sharief" w:date="2023-04-25T02:26:00Z"/>
            </w:rPr>
          </w:rPrChange>
        </w:rPr>
      </w:pPr>
      <w:ins w:id="329" w:author="Naveed Sharief" w:date="2023-04-25T02:26:00Z">
        <w:r w:rsidRPr="00BF291D">
          <w:rPr>
            <w:sz w:val="24"/>
            <w:szCs w:val="24"/>
            <w:rPrChange w:id="330" w:author="Naveed Sharief" w:date="2023-04-25T02:26:00Z">
              <w:rPr/>
            </w:rPrChange>
          </w:rPr>
          <w:t>In order to further improve the accuracy of the classification model for monkey pox detection, deep learning techniques such as convolutional neural networks (CNN) and recurrent neural networks (RNN) can be explored. Additionally, transfer learning approaches can be leveraged to improve feature extraction and classification accuracy. Incorporating additional data sources such as patient demographics and symptoms can also enhance the accuracy of the model and aid in early detection and treatment of the disease.</w:t>
        </w:r>
      </w:ins>
    </w:p>
    <w:p w14:paraId="09170E3A" w14:textId="77777777" w:rsidR="00BF291D" w:rsidRDefault="00BF291D" w:rsidP="00BF291D">
      <w:pPr>
        <w:jc w:val="both"/>
        <w:rPr>
          <w:ins w:id="331" w:author="Naveed Sharief" w:date="2023-04-25T02:26:00Z"/>
        </w:rPr>
      </w:pPr>
    </w:p>
    <w:p w14:paraId="54898509" w14:textId="77777777" w:rsidR="00BF291D" w:rsidRDefault="00BF291D" w:rsidP="00BF291D">
      <w:pPr>
        <w:jc w:val="both"/>
        <w:rPr>
          <w:ins w:id="332" w:author="Naveed Sharief" w:date="2023-04-25T02:26:00Z"/>
        </w:rPr>
      </w:pPr>
    </w:p>
    <w:p w14:paraId="3AC18C6D" w14:textId="77777777" w:rsidR="00BF291D" w:rsidRDefault="00BF291D" w:rsidP="00BF291D">
      <w:pPr>
        <w:jc w:val="both"/>
        <w:rPr>
          <w:ins w:id="333" w:author="Naveed Sharief" w:date="2023-04-25T02:26:00Z"/>
        </w:rPr>
      </w:pPr>
    </w:p>
    <w:p w14:paraId="2E35097D" w14:textId="77777777" w:rsidR="00BF291D" w:rsidRDefault="00BF291D" w:rsidP="00BF291D">
      <w:pPr>
        <w:jc w:val="both"/>
        <w:rPr>
          <w:ins w:id="334" w:author="Naveed Sharief" w:date="2023-04-25T02:26:00Z"/>
        </w:rPr>
      </w:pPr>
    </w:p>
    <w:p w14:paraId="43B9DCB9" w14:textId="77777777" w:rsidR="00BF291D" w:rsidRDefault="00BF291D" w:rsidP="00BF291D">
      <w:pPr>
        <w:jc w:val="both"/>
        <w:rPr>
          <w:ins w:id="335" w:author="Naveed Sharief" w:date="2023-04-25T02:26:00Z"/>
        </w:rPr>
      </w:pPr>
    </w:p>
    <w:p w14:paraId="4C5576A7" w14:textId="77777777" w:rsidR="00BF291D" w:rsidRDefault="00BF291D" w:rsidP="00BF291D">
      <w:pPr>
        <w:jc w:val="both"/>
        <w:rPr>
          <w:ins w:id="336" w:author="Naveed Sharief" w:date="2023-04-25T02:26:00Z"/>
        </w:rPr>
      </w:pPr>
    </w:p>
    <w:p w14:paraId="05B5CF85" w14:textId="77777777" w:rsidR="00BF291D" w:rsidRDefault="00BF291D" w:rsidP="00BF291D">
      <w:pPr>
        <w:jc w:val="both"/>
        <w:rPr>
          <w:ins w:id="337" w:author="Naveed Sharief" w:date="2023-04-25T02:26:00Z"/>
        </w:rPr>
      </w:pPr>
    </w:p>
    <w:p w14:paraId="2AE6D58B" w14:textId="77777777" w:rsidR="00BF291D" w:rsidRDefault="00BF291D" w:rsidP="00BF291D">
      <w:pPr>
        <w:jc w:val="both"/>
        <w:rPr>
          <w:ins w:id="338" w:author="Naveed Sharief" w:date="2023-04-25T02:27:00Z"/>
        </w:rPr>
      </w:pPr>
    </w:p>
    <w:p w14:paraId="749B001F" w14:textId="77777777" w:rsidR="00BF291D" w:rsidRDefault="00BF291D" w:rsidP="00BF291D">
      <w:pPr>
        <w:jc w:val="both"/>
        <w:rPr>
          <w:ins w:id="339" w:author="Naveed Sharief" w:date="2023-04-25T02:27:00Z"/>
        </w:rPr>
      </w:pPr>
    </w:p>
    <w:p w14:paraId="7960A22A" w14:textId="77777777" w:rsidR="00BF291D" w:rsidRDefault="00BF291D" w:rsidP="00BF291D">
      <w:pPr>
        <w:jc w:val="both"/>
        <w:rPr>
          <w:ins w:id="340" w:author="Naveed Sharief" w:date="2023-04-25T02:27:00Z"/>
        </w:rPr>
      </w:pPr>
    </w:p>
    <w:p w14:paraId="0B3A1DAC" w14:textId="77777777" w:rsidR="00BF291D" w:rsidRDefault="00BF291D" w:rsidP="00BF291D">
      <w:pPr>
        <w:jc w:val="both"/>
        <w:rPr>
          <w:ins w:id="341" w:author="Naveed Sharief" w:date="2023-04-25T02:27:00Z"/>
        </w:rPr>
      </w:pPr>
    </w:p>
    <w:p w14:paraId="4F90FF10" w14:textId="77777777" w:rsidR="00BF291D" w:rsidRDefault="00BF291D" w:rsidP="00BF291D">
      <w:pPr>
        <w:jc w:val="both"/>
        <w:rPr>
          <w:ins w:id="342" w:author="Naveed Sharief" w:date="2023-04-25T02:27:00Z"/>
        </w:rPr>
      </w:pPr>
    </w:p>
    <w:p w14:paraId="0895EFC5" w14:textId="77777777" w:rsidR="00BF291D" w:rsidRDefault="00BF291D" w:rsidP="00BF291D">
      <w:pPr>
        <w:jc w:val="both"/>
        <w:rPr>
          <w:ins w:id="343" w:author="Naveed Sharief" w:date="2023-04-25T02:26:00Z"/>
        </w:rPr>
      </w:pPr>
    </w:p>
    <w:p w14:paraId="7B1BFBB4" w14:textId="77777777" w:rsidR="00BF291D" w:rsidRDefault="00BF291D" w:rsidP="00BF291D">
      <w:pPr>
        <w:jc w:val="both"/>
        <w:rPr>
          <w:ins w:id="344" w:author="Naveed Sharief" w:date="2023-04-25T02:26:00Z"/>
        </w:rPr>
      </w:pPr>
    </w:p>
    <w:p w14:paraId="7B942FDC" w14:textId="77777777" w:rsidR="00BF291D" w:rsidRDefault="00BF291D" w:rsidP="00BF291D">
      <w:pPr>
        <w:jc w:val="both"/>
        <w:rPr>
          <w:ins w:id="345" w:author="Naveed Sharief" w:date="2023-04-25T02:26:00Z"/>
        </w:rPr>
      </w:pPr>
    </w:p>
    <w:p w14:paraId="7EFCF458" w14:textId="77777777" w:rsidR="00BF291D" w:rsidRDefault="00BF291D" w:rsidP="00BF291D">
      <w:pPr>
        <w:jc w:val="both"/>
        <w:rPr>
          <w:ins w:id="346" w:author="Naveed Sharief" w:date="2023-04-25T02:26:00Z"/>
        </w:rPr>
      </w:pPr>
    </w:p>
    <w:p w14:paraId="4936C3B0" w14:textId="77777777" w:rsidR="00BF291D" w:rsidRDefault="00BF291D" w:rsidP="00BF291D">
      <w:pPr>
        <w:jc w:val="both"/>
        <w:rPr>
          <w:ins w:id="347" w:author="Naveed Sharief" w:date="2023-04-25T02:26:00Z"/>
        </w:rPr>
      </w:pPr>
    </w:p>
    <w:p w14:paraId="54FE0A2F" w14:textId="77777777" w:rsidR="00BF291D" w:rsidRDefault="00BF291D" w:rsidP="00BF291D">
      <w:pPr>
        <w:jc w:val="both"/>
        <w:rPr>
          <w:ins w:id="348" w:author="Naveed Sharief" w:date="2023-04-25T02:26:00Z"/>
        </w:rPr>
      </w:pPr>
    </w:p>
    <w:p w14:paraId="30D97F59" w14:textId="77777777" w:rsidR="00BF291D" w:rsidRPr="00BF291D" w:rsidRDefault="00BF291D">
      <w:pPr>
        <w:jc w:val="both"/>
        <w:rPr>
          <w:ins w:id="349" w:author="Naveed Sharief" w:date="2023-04-25T02:25:00Z"/>
          <w:rPrChange w:id="350" w:author="Naveed Sharief" w:date="2023-04-25T02:25:00Z">
            <w:rPr>
              <w:ins w:id="351" w:author="Naveed Sharief" w:date="2023-04-25T02:25:00Z"/>
              <w:sz w:val="24"/>
              <w:szCs w:val="24"/>
            </w:rPr>
          </w:rPrChange>
        </w:rPr>
        <w:pPrChange w:id="352" w:author="Naveed Sharief" w:date="2023-04-25T02:26:00Z">
          <w:pPr>
            <w:pStyle w:val="Heading2"/>
          </w:pPr>
        </w:pPrChange>
      </w:pPr>
    </w:p>
    <w:p w14:paraId="22F73DBE" w14:textId="77777777" w:rsidR="00EA1EBD" w:rsidDel="00055E81" w:rsidRDefault="00EA1EBD">
      <w:pPr>
        <w:rPr>
          <w:del w:id="353" w:author="Naveed Sharief" w:date="2023-04-25T02:25:00Z"/>
          <w:sz w:val="24"/>
          <w:szCs w:val="24"/>
        </w:rPr>
        <w:sectPr w:rsidR="00EA1EBD" w:rsidDel="00055E81">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Change w:id="354" w:author="Naveed Sharief" w:date="2023-04-25T02:55:00Z">
          <w:pPr>
            <w:jc w:val="both"/>
          </w:pPr>
        </w:pPrChange>
      </w:pPr>
      <w:del w:id="355" w:author="Naveed Sharief" w:date="2023-04-25T02:22:00Z">
        <w:r w:rsidRPr="005F13BC" w:rsidDel="00055E81">
          <w:rPr>
            <w:sz w:val="24"/>
            <w:szCs w:val="24"/>
          </w:rPr>
          <w:lastRenderedPageBreak/>
          <w:delText>As there is a lot of possibility of improvement in this based on the data as modern real time data can be collected which can be used to test all the different models that are present and to create a new accuracy based on this. Another thing that can be done is to test the model and also create a comparison on the new data. The data collection would take a long time hence till then multiple times the data should be collected from different sources</w:delText>
        </w:r>
        <w:r w:rsidDel="00055E81">
          <w:rPr>
            <w:sz w:val="24"/>
            <w:szCs w:val="24"/>
          </w:rPr>
          <w:delText>.</w:delText>
        </w:r>
      </w:del>
    </w:p>
    <w:p w14:paraId="020875A6" w14:textId="77777777" w:rsidR="00F83FD1" w:rsidDel="00014DF6" w:rsidRDefault="00B815BF" w:rsidP="009E6031">
      <w:pPr>
        <w:pStyle w:val="Heading3"/>
        <w:numPr>
          <w:ilvl w:val="0"/>
          <w:numId w:val="0"/>
        </w:numPr>
        <w:tabs>
          <w:tab w:val="left" w:pos="624"/>
        </w:tabs>
        <w:spacing w:before="90"/>
        <w:rPr>
          <w:del w:id="356" w:author="Naveed Sharief" w:date="2023-04-25T02:47:00Z"/>
          <w:spacing w:val="-3"/>
          <w:sz w:val="32"/>
          <w:szCs w:val="32"/>
        </w:rPr>
      </w:pPr>
      <w:bookmarkStart w:id="357" w:name="6._REFERENCES:"/>
      <w:bookmarkEnd w:id="357"/>
      <w:r>
        <w:rPr>
          <w:spacing w:val="-3"/>
          <w:sz w:val="32"/>
          <w:szCs w:val="32"/>
        </w:rPr>
        <w:t>R</w:t>
      </w:r>
      <w:r w:rsidRPr="00B815BF">
        <w:rPr>
          <w:spacing w:val="-3"/>
          <w:sz w:val="32"/>
          <w:szCs w:val="32"/>
        </w:rPr>
        <w:t>EFERENCES</w:t>
      </w:r>
    </w:p>
    <w:p w14:paraId="199609B2" w14:textId="77777777" w:rsidR="001F5418" w:rsidRDefault="001F5418" w:rsidP="00014DF6">
      <w:pPr>
        <w:pStyle w:val="Heading3"/>
        <w:numPr>
          <w:ilvl w:val="0"/>
          <w:numId w:val="0"/>
        </w:numPr>
        <w:tabs>
          <w:tab w:val="left" w:pos="624"/>
        </w:tabs>
        <w:spacing w:before="90"/>
        <w:rPr>
          <w:ins w:id="358" w:author="Naveed Sharief" w:date="2023-04-25T02:47:00Z"/>
          <w:spacing w:val="-3"/>
          <w:sz w:val="32"/>
          <w:szCs w:val="32"/>
        </w:rPr>
      </w:pPr>
    </w:p>
    <w:bookmarkStart w:id="359" w:name="_Hlk133283547"/>
    <w:p w14:paraId="2BFEA179" w14:textId="77777777" w:rsidR="001F5418" w:rsidRPr="00D32EED" w:rsidRDefault="00D32EED">
      <w:pPr>
        <w:pStyle w:val="BodyText"/>
        <w:numPr>
          <w:ilvl w:val="0"/>
          <w:numId w:val="30"/>
        </w:numPr>
        <w:jc w:val="both"/>
        <w:rPr>
          <w:ins w:id="360" w:author="Naveed Sharief" w:date="2023-04-25T02:47:00Z"/>
          <w:sz w:val="26"/>
          <w:szCs w:val="26"/>
          <w:rPrChange w:id="361" w:author="Naveed Sharief" w:date="2023-04-25T02:59:00Z">
            <w:rPr>
              <w:ins w:id="362" w:author="Naveed Sharief" w:date="2023-04-25T02:47:00Z"/>
            </w:rPr>
          </w:rPrChange>
        </w:rPr>
        <w:pPrChange w:id="363" w:author="Naveed Sharief" w:date="2023-04-25T02:57:00Z">
          <w:pPr>
            <w:pStyle w:val="BodyText"/>
            <w:numPr>
              <w:numId w:val="28"/>
            </w:numPr>
            <w:ind w:left="720" w:hanging="360"/>
            <w:jc w:val="both"/>
          </w:pPr>
        </w:pPrChange>
      </w:pPr>
      <w:ins w:id="364" w:author="Naveed Sharief" w:date="2023-04-25T02:59:00Z">
        <w:r>
          <w:rPr>
            <w:sz w:val="26"/>
            <w:szCs w:val="26"/>
          </w:rPr>
          <w:fldChar w:fldCharType="begin"/>
        </w:r>
        <w:r>
          <w:rPr>
            <w:sz w:val="26"/>
            <w:szCs w:val="26"/>
          </w:rPr>
          <w:instrText xml:space="preserve"> HYPERLINK "</w:instrText>
        </w:r>
      </w:ins>
      <w:ins w:id="365" w:author="Naveed Sharief" w:date="2023-04-25T02:47:00Z">
        <w:r w:rsidRPr="00D32EED">
          <w:rPr>
            <w:sz w:val="26"/>
            <w:szCs w:val="26"/>
            <w:rPrChange w:id="366" w:author="Naveed Sharief" w:date="2023-04-25T02:59:00Z">
              <w:rPr>
                <w:rStyle w:val="Hyperlink"/>
              </w:rPr>
            </w:rPrChange>
          </w:rPr>
          <w:instrText>https://www.who.int/emergencies/situations/monkeypox-oubreak-2022</w:instrText>
        </w:r>
      </w:ins>
      <w:ins w:id="367" w:author="Naveed Sharief" w:date="2023-04-25T02:59:00Z">
        <w:r>
          <w:rPr>
            <w:sz w:val="26"/>
            <w:szCs w:val="26"/>
          </w:rPr>
          <w:instrText xml:space="preserve">" </w:instrText>
        </w:r>
        <w:r>
          <w:rPr>
            <w:sz w:val="26"/>
            <w:szCs w:val="26"/>
          </w:rPr>
        </w:r>
        <w:r>
          <w:rPr>
            <w:sz w:val="26"/>
            <w:szCs w:val="26"/>
          </w:rPr>
          <w:fldChar w:fldCharType="separate"/>
        </w:r>
      </w:ins>
      <w:ins w:id="368" w:author="Naveed Sharief" w:date="2023-04-25T02:47:00Z">
        <w:r w:rsidRPr="00716B70">
          <w:rPr>
            <w:rStyle w:val="Hyperlink"/>
            <w:sz w:val="26"/>
            <w:szCs w:val="26"/>
            <w:rPrChange w:id="369" w:author="Naveed Sharief" w:date="2023-04-25T02:59:00Z">
              <w:rPr>
                <w:rStyle w:val="Hyperlink"/>
              </w:rPr>
            </w:rPrChange>
          </w:rPr>
          <w:t>https://www.who.int/emergencies/situations/monkeypox-oubreak-2022</w:t>
        </w:r>
      </w:ins>
      <w:ins w:id="370" w:author="Naveed Sharief" w:date="2023-04-25T02:59:00Z">
        <w:r>
          <w:rPr>
            <w:sz w:val="26"/>
            <w:szCs w:val="26"/>
          </w:rPr>
          <w:fldChar w:fldCharType="end"/>
        </w:r>
      </w:ins>
    </w:p>
    <w:bookmarkEnd w:id="359"/>
    <w:p w14:paraId="62856517" w14:textId="77777777" w:rsidR="001F5418" w:rsidRPr="00D32EED" w:rsidRDefault="00D32EED">
      <w:pPr>
        <w:pStyle w:val="ListParagraph"/>
        <w:numPr>
          <w:ilvl w:val="0"/>
          <w:numId w:val="30"/>
        </w:numPr>
        <w:jc w:val="both"/>
        <w:rPr>
          <w:ins w:id="371" w:author="Naveed Sharief" w:date="2023-04-25T02:47:00Z"/>
          <w:sz w:val="26"/>
          <w:szCs w:val="26"/>
          <w:rPrChange w:id="372" w:author="Naveed Sharief" w:date="2023-04-25T03:00:00Z">
            <w:rPr>
              <w:ins w:id="373" w:author="Naveed Sharief" w:date="2023-04-25T02:47:00Z"/>
              <w:sz w:val="22"/>
              <w:szCs w:val="22"/>
            </w:rPr>
          </w:rPrChange>
        </w:rPr>
        <w:pPrChange w:id="374" w:author="Naveed Sharief" w:date="2023-04-25T03:00:00Z">
          <w:pPr>
            <w:pStyle w:val="BodyText"/>
            <w:numPr>
              <w:numId w:val="28"/>
            </w:numPr>
            <w:tabs>
              <w:tab w:val="left" w:pos="7474"/>
            </w:tabs>
            <w:ind w:left="720" w:hanging="360"/>
            <w:jc w:val="both"/>
          </w:pPr>
        </w:pPrChange>
      </w:pPr>
      <w:ins w:id="375" w:author="Naveed Sharief" w:date="2023-04-25T03:00:00Z">
        <w:r w:rsidRPr="00D32EED">
          <w:rPr>
            <w:sz w:val="26"/>
            <w:szCs w:val="26"/>
            <w:rPrChange w:id="376" w:author="Naveed Sharief" w:date="2023-04-25T03:00:00Z">
              <w:rPr/>
            </w:rPrChange>
          </w:rPr>
          <w:fldChar w:fldCharType="begin"/>
        </w:r>
        <w:r w:rsidRPr="00D32EED">
          <w:rPr>
            <w:sz w:val="26"/>
            <w:szCs w:val="26"/>
            <w:rPrChange w:id="377" w:author="Naveed Sharief" w:date="2023-04-25T03:00:00Z">
              <w:rPr/>
            </w:rPrChange>
          </w:rPr>
          <w:instrText xml:space="preserve"> HYPERLINK "https://scikit-learn.org/stable/modules/svm.html" \l ":~:text=Support%20vector%20machines%20(SVMs)%20are,Effective%20in%20high%20dimensional%20spaces." </w:instrText>
        </w:r>
        <w:r w:rsidRPr="001564C0">
          <w:rPr>
            <w:sz w:val="26"/>
            <w:szCs w:val="26"/>
          </w:rPr>
        </w:r>
        <w:r w:rsidRPr="00D32EED">
          <w:rPr>
            <w:sz w:val="26"/>
            <w:szCs w:val="26"/>
            <w:rPrChange w:id="378" w:author="Naveed Sharief" w:date="2023-04-25T03:00:00Z">
              <w:rPr/>
            </w:rPrChange>
          </w:rPr>
          <w:fldChar w:fldCharType="separate"/>
        </w:r>
        <w:r w:rsidRPr="00D32EED">
          <w:rPr>
            <w:rStyle w:val="Hyperlink"/>
            <w:sz w:val="26"/>
            <w:szCs w:val="26"/>
            <w:rPrChange w:id="379" w:author="Naveed Sharief" w:date="2023-04-25T03:00:00Z">
              <w:rPr>
                <w:rStyle w:val="Hyperlink"/>
              </w:rPr>
            </w:rPrChange>
          </w:rPr>
          <w:t>1.4. Support Vector Machines — scikit-learn 1.2.2 documentation</w:t>
        </w:r>
        <w:r w:rsidRPr="00D32EED">
          <w:rPr>
            <w:sz w:val="26"/>
            <w:szCs w:val="26"/>
            <w:rPrChange w:id="380" w:author="Naveed Sharief" w:date="2023-04-25T03:00:00Z">
              <w:rPr/>
            </w:rPrChange>
          </w:rPr>
          <w:fldChar w:fldCharType="end"/>
        </w:r>
      </w:ins>
    </w:p>
    <w:p w14:paraId="3283FDCC" w14:textId="77777777" w:rsidR="001F5418" w:rsidRPr="00D32EED" w:rsidRDefault="001F5418">
      <w:pPr>
        <w:pStyle w:val="BodyText"/>
        <w:numPr>
          <w:ilvl w:val="0"/>
          <w:numId w:val="30"/>
        </w:numPr>
        <w:jc w:val="both"/>
        <w:rPr>
          <w:ins w:id="381" w:author="Naveed Sharief" w:date="2023-04-25T02:47:00Z"/>
          <w:sz w:val="26"/>
          <w:szCs w:val="26"/>
          <w:rPrChange w:id="382" w:author="Naveed Sharief" w:date="2023-04-25T02:59:00Z">
            <w:rPr>
              <w:ins w:id="383" w:author="Naveed Sharief" w:date="2023-04-25T02:47:00Z"/>
            </w:rPr>
          </w:rPrChange>
        </w:rPr>
        <w:pPrChange w:id="384" w:author="Naveed Sharief" w:date="2023-04-25T02:57:00Z">
          <w:pPr>
            <w:pStyle w:val="BodyText"/>
            <w:numPr>
              <w:numId w:val="28"/>
            </w:numPr>
            <w:tabs>
              <w:tab w:val="left" w:pos="7474"/>
            </w:tabs>
            <w:ind w:left="720" w:hanging="360"/>
            <w:jc w:val="both"/>
          </w:pPr>
        </w:pPrChange>
      </w:pPr>
      <w:ins w:id="385" w:author="Naveed Sharief" w:date="2023-04-25T02:47:00Z">
        <w:r w:rsidRPr="00D32EED">
          <w:rPr>
            <w:sz w:val="26"/>
            <w:szCs w:val="26"/>
            <w:rPrChange w:id="386" w:author="Naveed Sharief" w:date="2023-04-25T02:59:00Z">
              <w:rPr/>
            </w:rPrChange>
          </w:rPr>
          <w:fldChar w:fldCharType="begin"/>
        </w:r>
        <w:r w:rsidRPr="00D32EED">
          <w:rPr>
            <w:sz w:val="26"/>
            <w:szCs w:val="26"/>
            <w:rPrChange w:id="387" w:author="Naveed Sharief" w:date="2023-04-25T02:59:00Z">
              <w:rPr/>
            </w:rPrChange>
          </w:rPr>
          <w:instrText xml:space="preserve"> HYPERLINK "https://www.ncbi.nlm.nih.gov/pmc/articles/PMC9908738/" </w:instrText>
        </w:r>
        <w:r w:rsidRPr="001564C0">
          <w:rPr>
            <w:sz w:val="26"/>
            <w:szCs w:val="26"/>
          </w:rPr>
        </w:r>
        <w:r w:rsidRPr="00D32EED">
          <w:rPr>
            <w:sz w:val="26"/>
            <w:szCs w:val="26"/>
            <w:rPrChange w:id="388" w:author="Naveed Sharief" w:date="2023-04-25T02:59:00Z">
              <w:rPr/>
            </w:rPrChange>
          </w:rPr>
          <w:fldChar w:fldCharType="separate"/>
        </w:r>
        <w:r w:rsidRPr="00D32EED">
          <w:rPr>
            <w:rStyle w:val="Hyperlink"/>
            <w:sz w:val="26"/>
            <w:szCs w:val="26"/>
            <w:u w:val="none"/>
            <w:rPrChange w:id="389" w:author="Naveed Sharief" w:date="2023-04-25T02:59:00Z">
              <w:rPr>
                <w:rStyle w:val="Hyperlink"/>
              </w:rPr>
            </w:rPrChange>
          </w:rPr>
          <w:t>https://www.ncbi.nlm.nih.gov/pmc/articles/PMC9908738/</w:t>
        </w:r>
        <w:r w:rsidRPr="00D32EED">
          <w:rPr>
            <w:sz w:val="26"/>
            <w:szCs w:val="26"/>
            <w:rPrChange w:id="390" w:author="Naveed Sharief" w:date="2023-04-25T02:59:00Z">
              <w:rPr/>
            </w:rPrChange>
          </w:rPr>
          <w:fldChar w:fldCharType="end"/>
        </w:r>
        <w:r w:rsidRPr="00D32EED">
          <w:rPr>
            <w:sz w:val="26"/>
            <w:szCs w:val="26"/>
            <w:rPrChange w:id="391" w:author="Naveed Sharief" w:date="2023-04-25T02:59:00Z">
              <w:rPr/>
            </w:rPrChange>
          </w:rPr>
          <w:t xml:space="preserve"> </w:t>
        </w:r>
      </w:ins>
    </w:p>
    <w:p w14:paraId="0CAC37CE" w14:textId="77777777" w:rsidR="001F5418" w:rsidRPr="00D32EED" w:rsidRDefault="001F5418">
      <w:pPr>
        <w:pStyle w:val="BodyText"/>
        <w:numPr>
          <w:ilvl w:val="0"/>
          <w:numId w:val="30"/>
        </w:numPr>
        <w:jc w:val="both"/>
        <w:rPr>
          <w:ins w:id="392" w:author="Naveed Sharief" w:date="2023-04-25T02:47:00Z"/>
          <w:sz w:val="26"/>
          <w:szCs w:val="26"/>
          <w:rPrChange w:id="393" w:author="Naveed Sharief" w:date="2023-04-25T02:59:00Z">
            <w:rPr>
              <w:ins w:id="394" w:author="Naveed Sharief" w:date="2023-04-25T02:47:00Z"/>
            </w:rPr>
          </w:rPrChange>
        </w:rPr>
        <w:pPrChange w:id="395" w:author="Naveed Sharief" w:date="2023-04-25T02:57:00Z">
          <w:pPr>
            <w:pStyle w:val="BodyText"/>
            <w:numPr>
              <w:numId w:val="28"/>
            </w:numPr>
            <w:tabs>
              <w:tab w:val="left" w:pos="7474"/>
            </w:tabs>
            <w:ind w:left="720" w:hanging="360"/>
            <w:jc w:val="both"/>
          </w:pPr>
        </w:pPrChange>
      </w:pPr>
      <w:ins w:id="396" w:author="Naveed Sharief" w:date="2023-04-25T02:47:00Z">
        <w:r w:rsidRPr="00D32EED">
          <w:rPr>
            <w:sz w:val="26"/>
            <w:szCs w:val="26"/>
            <w:rPrChange w:id="397" w:author="Naveed Sharief" w:date="2023-04-25T02:59:00Z">
              <w:rPr/>
            </w:rPrChange>
          </w:rPr>
          <w:fldChar w:fldCharType="begin"/>
        </w:r>
        <w:r w:rsidRPr="00D32EED">
          <w:rPr>
            <w:sz w:val="26"/>
            <w:szCs w:val="26"/>
            <w:rPrChange w:id="398" w:author="Naveed Sharief" w:date="2023-04-25T02:59:00Z">
              <w:rPr/>
            </w:rPrChange>
          </w:rPr>
          <w:instrText xml:space="preserve"> HYPERLINK "https://www.nature.com/articles/s41591-023-02225-7" </w:instrText>
        </w:r>
        <w:r w:rsidRPr="001564C0">
          <w:rPr>
            <w:sz w:val="26"/>
            <w:szCs w:val="26"/>
          </w:rPr>
        </w:r>
        <w:r w:rsidRPr="00D32EED">
          <w:rPr>
            <w:sz w:val="26"/>
            <w:szCs w:val="26"/>
            <w:rPrChange w:id="399" w:author="Naveed Sharief" w:date="2023-04-25T02:59:00Z">
              <w:rPr/>
            </w:rPrChange>
          </w:rPr>
          <w:fldChar w:fldCharType="separate"/>
        </w:r>
        <w:r w:rsidRPr="00D32EED">
          <w:rPr>
            <w:rStyle w:val="Hyperlink"/>
            <w:sz w:val="26"/>
            <w:szCs w:val="26"/>
            <w:u w:val="none"/>
            <w:rPrChange w:id="400" w:author="Naveed Sharief" w:date="2023-04-25T02:59:00Z">
              <w:rPr>
                <w:rStyle w:val="Hyperlink"/>
              </w:rPr>
            </w:rPrChange>
          </w:rPr>
          <w:t>https://www.nature.com/articles/s41591-023-02225-7</w:t>
        </w:r>
        <w:r w:rsidRPr="00D32EED">
          <w:rPr>
            <w:sz w:val="26"/>
            <w:szCs w:val="26"/>
            <w:rPrChange w:id="401" w:author="Naveed Sharief" w:date="2023-04-25T02:59:00Z">
              <w:rPr/>
            </w:rPrChange>
          </w:rPr>
          <w:fldChar w:fldCharType="end"/>
        </w:r>
        <w:r w:rsidRPr="00D32EED">
          <w:rPr>
            <w:sz w:val="26"/>
            <w:szCs w:val="26"/>
            <w:rPrChange w:id="402" w:author="Naveed Sharief" w:date="2023-04-25T02:59:00Z">
              <w:rPr/>
            </w:rPrChange>
          </w:rPr>
          <w:t xml:space="preserve"> </w:t>
        </w:r>
      </w:ins>
    </w:p>
    <w:p w14:paraId="45E59242" w14:textId="77777777" w:rsidR="001F5418" w:rsidRPr="00D32EED" w:rsidRDefault="001F5418">
      <w:pPr>
        <w:pStyle w:val="BodyText"/>
        <w:numPr>
          <w:ilvl w:val="0"/>
          <w:numId w:val="30"/>
        </w:numPr>
        <w:jc w:val="both"/>
        <w:rPr>
          <w:ins w:id="403" w:author="Naveed Sharief" w:date="2023-04-25T02:47:00Z"/>
          <w:sz w:val="26"/>
          <w:szCs w:val="26"/>
          <w:rPrChange w:id="404" w:author="Naveed Sharief" w:date="2023-04-25T02:59:00Z">
            <w:rPr>
              <w:ins w:id="405" w:author="Naveed Sharief" w:date="2023-04-25T02:47:00Z"/>
            </w:rPr>
          </w:rPrChange>
        </w:rPr>
        <w:pPrChange w:id="406" w:author="Naveed Sharief" w:date="2023-04-25T02:57:00Z">
          <w:pPr>
            <w:pStyle w:val="BodyText"/>
            <w:numPr>
              <w:numId w:val="28"/>
            </w:numPr>
            <w:ind w:left="720" w:hanging="360"/>
            <w:jc w:val="both"/>
          </w:pPr>
        </w:pPrChange>
      </w:pPr>
      <w:ins w:id="407" w:author="Naveed Sharief" w:date="2023-04-25T02:47:00Z">
        <w:r w:rsidRPr="00D32EED">
          <w:rPr>
            <w:sz w:val="26"/>
            <w:szCs w:val="26"/>
            <w:rPrChange w:id="408" w:author="Naveed Sharief" w:date="2023-04-25T02:59:00Z">
              <w:rPr/>
            </w:rPrChange>
          </w:rPr>
          <w:fldChar w:fldCharType="begin"/>
        </w:r>
        <w:r w:rsidRPr="00D32EED">
          <w:rPr>
            <w:sz w:val="26"/>
            <w:szCs w:val="26"/>
            <w:rPrChange w:id="409" w:author="Naveed Sharief" w:date="2023-04-25T02:59:00Z">
              <w:rPr/>
            </w:rPrChange>
          </w:rPr>
          <w:instrText xml:space="preserve"> HYPERLINK "https://www.analyticsvidhya.com/blog/2017/09/naive-bayes-explained/" </w:instrText>
        </w:r>
        <w:r w:rsidRPr="001564C0">
          <w:rPr>
            <w:sz w:val="26"/>
            <w:szCs w:val="26"/>
          </w:rPr>
        </w:r>
        <w:r w:rsidRPr="00D32EED">
          <w:rPr>
            <w:sz w:val="26"/>
            <w:szCs w:val="26"/>
            <w:rPrChange w:id="410" w:author="Naveed Sharief" w:date="2023-04-25T02:59:00Z">
              <w:rPr/>
            </w:rPrChange>
          </w:rPr>
          <w:fldChar w:fldCharType="separate"/>
        </w:r>
        <w:r w:rsidRPr="00D32EED">
          <w:rPr>
            <w:rStyle w:val="Hyperlink"/>
            <w:sz w:val="26"/>
            <w:szCs w:val="26"/>
            <w:u w:val="none"/>
            <w:rPrChange w:id="411" w:author="Naveed Sharief" w:date="2023-04-25T02:59:00Z">
              <w:rPr>
                <w:rStyle w:val="Hyperlink"/>
              </w:rPr>
            </w:rPrChange>
          </w:rPr>
          <w:t>https://www.analyticsvidhya.com/blog/2017/09/naive-bayes-explained/</w:t>
        </w:r>
        <w:r w:rsidRPr="00D32EED">
          <w:rPr>
            <w:sz w:val="26"/>
            <w:szCs w:val="26"/>
            <w:rPrChange w:id="412" w:author="Naveed Sharief" w:date="2023-04-25T02:59:00Z">
              <w:rPr/>
            </w:rPrChange>
          </w:rPr>
          <w:fldChar w:fldCharType="end"/>
        </w:r>
        <w:r w:rsidRPr="00D32EED">
          <w:rPr>
            <w:sz w:val="26"/>
            <w:szCs w:val="26"/>
            <w:rPrChange w:id="413" w:author="Naveed Sharief" w:date="2023-04-25T02:59:00Z">
              <w:rPr/>
            </w:rPrChange>
          </w:rPr>
          <w:t xml:space="preserve">  </w:t>
        </w:r>
      </w:ins>
    </w:p>
    <w:p w14:paraId="1328BF34" w14:textId="77777777" w:rsidR="001F5418" w:rsidRPr="00D32EED" w:rsidRDefault="001F5418">
      <w:pPr>
        <w:pStyle w:val="BodyText"/>
        <w:numPr>
          <w:ilvl w:val="0"/>
          <w:numId w:val="30"/>
        </w:numPr>
        <w:jc w:val="both"/>
        <w:rPr>
          <w:ins w:id="414" w:author="Naveed Sharief" w:date="2023-04-25T02:47:00Z"/>
          <w:sz w:val="26"/>
          <w:szCs w:val="26"/>
          <w:rPrChange w:id="415" w:author="Naveed Sharief" w:date="2023-04-25T02:59:00Z">
            <w:rPr>
              <w:ins w:id="416" w:author="Naveed Sharief" w:date="2023-04-25T02:47:00Z"/>
            </w:rPr>
          </w:rPrChange>
        </w:rPr>
        <w:pPrChange w:id="417" w:author="Naveed Sharief" w:date="2023-04-25T02:57:00Z">
          <w:pPr>
            <w:pStyle w:val="BodyText"/>
            <w:numPr>
              <w:numId w:val="28"/>
            </w:numPr>
            <w:ind w:left="720" w:hanging="360"/>
            <w:jc w:val="left"/>
          </w:pPr>
        </w:pPrChange>
      </w:pPr>
      <w:ins w:id="418" w:author="Naveed Sharief" w:date="2023-04-25T02:47:00Z">
        <w:r w:rsidRPr="00D32EED">
          <w:rPr>
            <w:sz w:val="26"/>
            <w:szCs w:val="26"/>
            <w:rPrChange w:id="419" w:author="Naveed Sharief" w:date="2023-04-25T02:59:00Z">
              <w:rPr/>
            </w:rPrChange>
          </w:rPr>
          <w:fldChar w:fldCharType="begin"/>
        </w:r>
        <w:r w:rsidRPr="00D32EED">
          <w:rPr>
            <w:sz w:val="26"/>
            <w:szCs w:val="26"/>
            <w:rPrChange w:id="420" w:author="Naveed Sharief" w:date="2023-04-25T02:59:00Z">
              <w:rPr/>
            </w:rPrChange>
          </w:rPr>
          <w:instrText xml:space="preserve"> HYPERLINK "https://www.ibm.com/in-en/topics/knn" \l ":~:text=Next%20steps-,K%2DNearest%20Neighbors%20Algorithm,of%20an%20individual%20data%20point." </w:instrText>
        </w:r>
        <w:r w:rsidRPr="001564C0">
          <w:rPr>
            <w:sz w:val="26"/>
            <w:szCs w:val="26"/>
          </w:rPr>
        </w:r>
        <w:r w:rsidRPr="00D32EED">
          <w:rPr>
            <w:sz w:val="26"/>
            <w:szCs w:val="26"/>
            <w:rPrChange w:id="421" w:author="Naveed Sharief" w:date="2023-04-25T02:59:00Z">
              <w:rPr/>
            </w:rPrChange>
          </w:rPr>
          <w:fldChar w:fldCharType="separate"/>
        </w:r>
        <w:r w:rsidRPr="00D32EED">
          <w:rPr>
            <w:rStyle w:val="Hyperlink"/>
            <w:sz w:val="26"/>
            <w:szCs w:val="26"/>
            <w:u w:val="none"/>
            <w:rPrChange w:id="422" w:author="Naveed Sharief" w:date="2023-04-25T02:59:00Z">
              <w:rPr>
                <w:rStyle w:val="Hyperlink"/>
              </w:rPr>
            </w:rPrChange>
          </w:rPr>
          <w:t xml:space="preserve">What is the k-nearest </w:t>
        </w:r>
        <w:proofErr w:type="gramStart"/>
        <w:r w:rsidRPr="00D32EED">
          <w:rPr>
            <w:rStyle w:val="Hyperlink"/>
            <w:sz w:val="26"/>
            <w:szCs w:val="26"/>
            <w:u w:val="none"/>
            <w:rPrChange w:id="423" w:author="Naveed Sharief" w:date="2023-04-25T02:59:00Z">
              <w:rPr>
                <w:rStyle w:val="Hyperlink"/>
              </w:rPr>
            </w:rPrChange>
          </w:rPr>
          <w:t>neighbors</w:t>
        </w:r>
        <w:proofErr w:type="gramEnd"/>
        <w:r w:rsidRPr="00D32EED">
          <w:rPr>
            <w:rStyle w:val="Hyperlink"/>
            <w:sz w:val="26"/>
            <w:szCs w:val="26"/>
            <w:u w:val="none"/>
            <w:rPrChange w:id="424" w:author="Naveed Sharief" w:date="2023-04-25T02:59:00Z">
              <w:rPr>
                <w:rStyle w:val="Hyperlink"/>
              </w:rPr>
            </w:rPrChange>
          </w:rPr>
          <w:t xml:space="preserve"> algorithm? | IBM</w:t>
        </w:r>
        <w:r w:rsidRPr="00D32EED">
          <w:rPr>
            <w:sz w:val="26"/>
            <w:szCs w:val="26"/>
            <w:rPrChange w:id="425" w:author="Naveed Sharief" w:date="2023-04-25T02:59:00Z">
              <w:rPr/>
            </w:rPrChange>
          </w:rPr>
          <w:fldChar w:fldCharType="end"/>
        </w:r>
      </w:ins>
    </w:p>
    <w:p w14:paraId="1D3BDD79" w14:textId="77777777" w:rsidR="001F5418" w:rsidRPr="00D32EED" w:rsidRDefault="001F5418">
      <w:pPr>
        <w:pStyle w:val="BodyText"/>
        <w:numPr>
          <w:ilvl w:val="0"/>
          <w:numId w:val="30"/>
        </w:numPr>
        <w:jc w:val="both"/>
        <w:rPr>
          <w:ins w:id="426" w:author="Naveed Sharief" w:date="2023-04-25T02:47:00Z"/>
          <w:sz w:val="26"/>
          <w:szCs w:val="26"/>
          <w:rPrChange w:id="427" w:author="Naveed Sharief" w:date="2023-04-25T02:59:00Z">
            <w:rPr>
              <w:ins w:id="428" w:author="Naveed Sharief" w:date="2023-04-25T02:47:00Z"/>
            </w:rPr>
          </w:rPrChange>
        </w:rPr>
        <w:pPrChange w:id="429" w:author="Naveed Sharief" w:date="2023-04-25T02:57:00Z">
          <w:pPr>
            <w:pStyle w:val="BodyText"/>
            <w:numPr>
              <w:numId w:val="28"/>
            </w:numPr>
            <w:ind w:left="720" w:hanging="360"/>
            <w:jc w:val="left"/>
          </w:pPr>
        </w:pPrChange>
      </w:pPr>
      <w:ins w:id="430" w:author="Naveed Sharief" w:date="2023-04-25T02:47:00Z">
        <w:r w:rsidRPr="00D32EED">
          <w:rPr>
            <w:sz w:val="26"/>
            <w:szCs w:val="26"/>
            <w:rPrChange w:id="431" w:author="Naveed Sharief" w:date="2023-04-25T02:59:00Z">
              <w:rPr/>
            </w:rPrChange>
          </w:rPr>
          <w:fldChar w:fldCharType="begin"/>
        </w:r>
        <w:r w:rsidRPr="00D32EED">
          <w:rPr>
            <w:sz w:val="26"/>
            <w:szCs w:val="26"/>
            <w:rPrChange w:id="432" w:author="Naveed Sharief" w:date="2023-04-25T02:59:00Z">
              <w:rPr/>
            </w:rPrChange>
          </w:rPr>
          <w:instrText xml:space="preserve"> HYPERLINK "https://www.ibm.com/in-en/topics/random-forest" \l ":~:text=Random%20forest%20is%20a%20commonly,both%20classification%20and%20regression%20problems." </w:instrText>
        </w:r>
        <w:r w:rsidRPr="001564C0">
          <w:rPr>
            <w:sz w:val="26"/>
            <w:szCs w:val="26"/>
          </w:rPr>
        </w:r>
        <w:r w:rsidRPr="00D32EED">
          <w:rPr>
            <w:sz w:val="26"/>
            <w:szCs w:val="26"/>
            <w:rPrChange w:id="433" w:author="Naveed Sharief" w:date="2023-04-25T02:59:00Z">
              <w:rPr/>
            </w:rPrChange>
          </w:rPr>
          <w:fldChar w:fldCharType="separate"/>
        </w:r>
        <w:r w:rsidRPr="00D32EED">
          <w:rPr>
            <w:rStyle w:val="Hyperlink"/>
            <w:sz w:val="26"/>
            <w:szCs w:val="26"/>
            <w:u w:val="none"/>
            <w:rPrChange w:id="434" w:author="Naveed Sharief" w:date="2023-04-25T02:59:00Z">
              <w:rPr>
                <w:rStyle w:val="Hyperlink"/>
              </w:rPr>
            </w:rPrChange>
          </w:rPr>
          <w:t>What is Random Forest? | IBM</w:t>
        </w:r>
        <w:r w:rsidRPr="00D32EED">
          <w:rPr>
            <w:sz w:val="26"/>
            <w:szCs w:val="26"/>
            <w:rPrChange w:id="435" w:author="Naveed Sharief" w:date="2023-04-25T02:59:00Z">
              <w:rPr/>
            </w:rPrChange>
          </w:rPr>
          <w:fldChar w:fldCharType="end"/>
        </w:r>
      </w:ins>
    </w:p>
    <w:p w14:paraId="1CAC2B8C" w14:textId="77777777" w:rsidR="001F5418" w:rsidRPr="00D32EED" w:rsidRDefault="001F5418">
      <w:pPr>
        <w:pStyle w:val="BodyText"/>
        <w:numPr>
          <w:ilvl w:val="0"/>
          <w:numId w:val="30"/>
        </w:numPr>
        <w:jc w:val="both"/>
        <w:rPr>
          <w:ins w:id="436" w:author="Naveed Sharief" w:date="2023-04-25T02:47:00Z"/>
          <w:sz w:val="26"/>
          <w:szCs w:val="26"/>
          <w:rPrChange w:id="437" w:author="Naveed Sharief" w:date="2023-04-25T02:59:00Z">
            <w:rPr>
              <w:ins w:id="438" w:author="Naveed Sharief" w:date="2023-04-25T02:47:00Z"/>
            </w:rPr>
          </w:rPrChange>
        </w:rPr>
        <w:pPrChange w:id="439" w:author="Naveed Sharief" w:date="2023-04-25T02:57:00Z">
          <w:pPr>
            <w:pStyle w:val="BodyText"/>
            <w:numPr>
              <w:numId w:val="28"/>
            </w:numPr>
            <w:ind w:left="720" w:hanging="360"/>
            <w:jc w:val="left"/>
          </w:pPr>
        </w:pPrChange>
      </w:pPr>
      <w:ins w:id="440" w:author="Naveed Sharief" w:date="2023-04-25T02:47:00Z">
        <w:r w:rsidRPr="00D32EED">
          <w:rPr>
            <w:sz w:val="26"/>
            <w:szCs w:val="26"/>
            <w:rPrChange w:id="441" w:author="Naveed Sharief" w:date="2023-04-25T02:59:00Z">
              <w:rPr/>
            </w:rPrChange>
          </w:rPr>
          <w:fldChar w:fldCharType="begin"/>
        </w:r>
        <w:r w:rsidRPr="00D32EED">
          <w:rPr>
            <w:sz w:val="26"/>
            <w:szCs w:val="26"/>
            <w:rPrChange w:id="442" w:author="Naveed Sharief" w:date="2023-04-25T02:59:00Z">
              <w:rPr/>
            </w:rPrChange>
          </w:rPr>
          <w:instrText xml:space="preserve"> HYPERLINK "https://www.ibm.com/in-en/topics/decision-trees" \l ":~:text=A%20decision%20tree%20is%20a,internal%20nodes%20and%20leaf%20nodes." </w:instrText>
        </w:r>
        <w:r w:rsidRPr="001564C0">
          <w:rPr>
            <w:sz w:val="26"/>
            <w:szCs w:val="26"/>
          </w:rPr>
        </w:r>
        <w:r w:rsidRPr="00D32EED">
          <w:rPr>
            <w:sz w:val="26"/>
            <w:szCs w:val="26"/>
            <w:rPrChange w:id="443" w:author="Naveed Sharief" w:date="2023-04-25T02:59:00Z">
              <w:rPr/>
            </w:rPrChange>
          </w:rPr>
          <w:fldChar w:fldCharType="separate"/>
        </w:r>
        <w:r w:rsidRPr="00D32EED">
          <w:rPr>
            <w:rStyle w:val="Hyperlink"/>
            <w:sz w:val="26"/>
            <w:szCs w:val="26"/>
            <w:u w:val="none"/>
            <w:rPrChange w:id="444" w:author="Naveed Sharief" w:date="2023-04-25T02:59:00Z">
              <w:rPr>
                <w:rStyle w:val="Hyperlink"/>
              </w:rPr>
            </w:rPrChange>
          </w:rPr>
          <w:t>What is a Decision Tree | IBM</w:t>
        </w:r>
        <w:r w:rsidRPr="00D32EED">
          <w:rPr>
            <w:sz w:val="26"/>
            <w:szCs w:val="26"/>
            <w:rPrChange w:id="445" w:author="Naveed Sharief" w:date="2023-04-25T02:59:00Z">
              <w:rPr/>
            </w:rPrChange>
          </w:rPr>
          <w:fldChar w:fldCharType="end"/>
        </w:r>
      </w:ins>
    </w:p>
    <w:p w14:paraId="140F635E" w14:textId="77777777" w:rsidR="001F5418" w:rsidRPr="00D32EED" w:rsidRDefault="001F5418">
      <w:pPr>
        <w:pStyle w:val="BodyText"/>
        <w:numPr>
          <w:ilvl w:val="0"/>
          <w:numId w:val="30"/>
        </w:numPr>
        <w:jc w:val="both"/>
        <w:rPr>
          <w:ins w:id="446" w:author="Naveed Sharief" w:date="2023-04-25T02:47:00Z"/>
          <w:sz w:val="26"/>
          <w:szCs w:val="26"/>
          <w:rPrChange w:id="447" w:author="Naveed Sharief" w:date="2023-04-25T02:59:00Z">
            <w:rPr>
              <w:ins w:id="448" w:author="Naveed Sharief" w:date="2023-04-25T02:47:00Z"/>
            </w:rPr>
          </w:rPrChange>
        </w:rPr>
        <w:pPrChange w:id="449" w:author="Naveed Sharief" w:date="2023-04-25T02:57:00Z">
          <w:pPr>
            <w:pStyle w:val="BodyText"/>
            <w:numPr>
              <w:numId w:val="28"/>
            </w:numPr>
            <w:ind w:left="720" w:hanging="360"/>
            <w:jc w:val="left"/>
          </w:pPr>
        </w:pPrChange>
      </w:pPr>
      <w:ins w:id="450" w:author="Naveed Sharief" w:date="2023-04-25T02:47:00Z">
        <w:r w:rsidRPr="00D32EED">
          <w:rPr>
            <w:sz w:val="26"/>
            <w:szCs w:val="26"/>
            <w:rPrChange w:id="451" w:author="Naveed Sharief" w:date="2023-04-25T02:59:00Z">
              <w:rPr/>
            </w:rPrChange>
          </w:rPr>
          <w:fldChar w:fldCharType="begin"/>
        </w:r>
        <w:r w:rsidRPr="00D32EED">
          <w:rPr>
            <w:sz w:val="26"/>
            <w:szCs w:val="26"/>
            <w:rPrChange w:id="452" w:author="Naveed Sharief" w:date="2023-04-25T02:59:00Z">
              <w:rPr/>
            </w:rPrChange>
          </w:rPr>
          <w:instrText xml:space="preserve"> HYPERLINK "https://www.ibm.com/in-en/topics/logistic-regression" \l ":~:text=Resources-,What%20is%20logistic%20regression%3F,given%20dataset%20of%20independent%20variables." </w:instrText>
        </w:r>
        <w:r w:rsidRPr="001564C0">
          <w:rPr>
            <w:sz w:val="26"/>
            <w:szCs w:val="26"/>
          </w:rPr>
        </w:r>
        <w:r w:rsidRPr="00D32EED">
          <w:rPr>
            <w:sz w:val="26"/>
            <w:szCs w:val="26"/>
            <w:rPrChange w:id="453" w:author="Naveed Sharief" w:date="2023-04-25T02:59:00Z">
              <w:rPr/>
            </w:rPrChange>
          </w:rPr>
          <w:fldChar w:fldCharType="separate"/>
        </w:r>
        <w:r w:rsidRPr="00D32EED">
          <w:rPr>
            <w:rStyle w:val="Hyperlink"/>
            <w:sz w:val="26"/>
            <w:szCs w:val="26"/>
            <w:u w:val="none"/>
            <w:rPrChange w:id="454" w:author="Naveed Sharief" w:date="2023-04-25T02:59:00Z">
              <w:rPr>
                <w:rStyle w:val="Hyperlink"/>
              </w:rPr>
            </w:rPrChange>
          </w:rPr>
          <w:t>What is Logistic regression? | IBM</w:t>
        </w:r>
        <w:r w:rsidRPr="00D32EED">
          <w:rPr>
            <w:sz w:val="26"/>
            <w:szCs w:val="26"/>
            <w:rPrChange w:id="455" w:author="Naveed Sharief" w:date="2023-04-25T02:59:00Z">
              <w:rPr/>
            </w:rPrChange>
          </w:rPr>
          <w:fldChar w:fldCharType="end"/>
        </w:r>
      </w:ins>
    </w:p>
    <w:p w14:paraId="2D63C7E5" w14:textId="77777777" w:rsidR="00F03E87" w:rsidRPr="00D32EED" w:rsidDel="00014DF6" w:rsidRDefault="00D32EED">
      <w:pPr>
        <w:pStyle w:val="BodyText"/>
        <w:jc w:val="both"/>
        <w:rPr>
          <w:del w:id="456" w:author="Naveed Sharief" w:date="2023-04-25T02:41:00Z"/>
          <w:sz w:val="26"/>
          <w:szCs w:val="26"/>
          <w:rPrChange w:id="457" w:author="Naveed Sharief" w:date="2023-04-25T02:59:00Z">
            <w:rPr>
              <w:del w:id="458" w:author="Naveed Sharief" w:date="2023-04-25T02:41:00Z"/>
            </w:rPr>
          </w:rPrChange>
        </w:rPr>
        <w:pPrChange w:id="459" w:author="Naveed Sharief" w:date="2023-04-25T02:57:00Z">
          <w:pPr>
            <w:pStyle w:val="BodyText"/>
          </w:pPr>
        </w:pPrChange>
      </w:pPr>
      <w:ins w:id="460" w:author="Naveed Sharief" w:date="2023-04-25T02:57:00Z">
        <w:r w:rsidRPr="00D32EED">
          <w:rPr>
            <w:sz w:val="26"/>
            <w:szCs w:val="26"/>
            <w:rPrChange w:id="461" w:author="Naveed Sharief" w:date="2023-04-25T02:59:00Z">
              <w:rPr/>
            </w:rPrChange>
          </w:rPr>
          <w:t xml:space="preserve">     [10].</w:t>
        </w:r>
      </w:ins>
      <w:ins w:id="462" w:author="Naveed Sharief" w:date="2023-04-25T03:00:00Z">
        <w:r>
          <w:rPr>
            <w:sz w:val="26"/>
            <w:szCs w:val="26"/>
          </w:rPr>
          <w:tab/>
        </w:r>
        <w:r>
          <w:rPr>
            <w:sz w:val="26"/>
            <w:szCs w:val="26"/>
          </w:rPr>
          <w:fldChar w:fldCharType="begin"/>
        </w:r>
        <w:r>
          <w:rPr>
            <w:sz w:val="26"/>
            <w:szCs w:val="26"/>
          </w:rPr>
          <w:instrText xml:space="preserve"> HYPERLINK "</w:instrText>
        </w:r>
        <w:r w:rsidRPr="00D32EED">
          <w:rPr>
            <w:rPrChange w:id="463" w:author="Naveed Sharief" w:date="2023-04-25T03:00:00Z">
              <w:rPr>
                <w:rStyle w:val="Hyperlink"/>
                <w:sz w:val="26"/>
                <w:szCs w:val="26"/>
                <w:u w:val="none"/>
              </w:rPr>
            </w:rPrChange>
          </w:rPr>
          <w:instrText>https://www.kaggle.com/datasets/nafin59/monkeypox-skin-lesion-dataset</w:instrText>
        </w:r>
        <w:r>
          <w:rPr>
            <w:sz w:val="26"/>
            <w:szCs w:val="26"/>
          </w:rPr>
          <w:instrText xml:space="preserve">" </w:instrText>
        </w:r>
        <w:r>
          <w:rPr>
            <w:sz w:val="26"/>
            <w:szCs w:val="26"/>
          </w:rPr>
        </w:r>
        <w:r>
          <w:rPr>
            <w:sz w:val="26"/>
            <w:szCs w:val="26"/>
          </w:rPr>
          <w:fldChar w:fldCharType="separate"/>
        </w:r>
        <w:r w:rsidRPr="00716B70">
          <w:rPr>
            <w:rStyle w:val="Hyperlink"/>
            <w:sz w:val="26"/>
            <w:szCs w:val="26"/>
            <w:rPrChange w:id="464" w:author="Naveed Sharief" w:date="2023-04-25T03:00:00Z">
              <w:rPr>
                <w:rStyle w:val="Hyperlink"/>
                <w:sz w:val="26"/>
                <w:szCs w:val="26"/>
                <w:u w:val="none"/>
              </w:rPr>
            </w:rPrChange>
          </w:rPr>
          <w:t>https://www.kaggle.com/datasets/nafin59/monkeypox-skin-lesion-dataset</w:t>
        </w:r>
        <w:r>
          <w:rPr>
            <w:sz w:val="26"/>
            <w:szCs w:val="26"/>
          </w:rPr>
          <w:fldChar w:fldCharType="end"/>
        </w:r>
      </w:ins>
      <w:del w:id="465" w:author="Naveed Sharief" w:date="2023-04-25T02:47:00Z">
        <w:r w:rsidRPr="00D32EED" w:rsidDel="001F5418">
          <w:rPr>
            <w:sz w:val="26"/>
            <w:szCs w:val="26"/>
            <w:rPrChange w:id="466" w:author="Naveed Sharief" w:date="2023-04-25T02:59:00Z">
              <w:rPr/>
            </w:rPrChange>
          </w:rPr>
          <w:fldChar w:fldCharType="begin"/>
        </w:r>
        <w:r w:rsidRPr="00D32EED" w:rsidDel="001F5418">
          <w:rPr>
            <w:sz w:val="26"/>
            <w:szCs w:val="26"/>
            <w:rPrChange w:id="467" w:author="Naveed Sharief" w:date="2023-04-25T02:59:00Z">
              <w:rPr/>
            </w:rPrChange>
          </w:rPr>
          <w:delInstrText>HYPERLINK "https://www.who.int/emergencies/situations/monkeypox-oubreak-2022"</w:delInstrText>
        </w:r>
        <w:r w:rsidRPr="001564C0" w:rsidDel="001F5418">
          <w:rPr>
            <w:sz w:val="26"/>
            <w:szCs w:val="26"/>
          </w:rPr>
        </w:r>
        <w:r w:rsidRPr="00D32EED" w:rsidDel="001F5418">
          <w:rPr>
            <w:sz w:val="26"/>
            <w:szCs w:val="26"/>
            <w:rPrChange w:id="468" w:author="Naveed Sharief" w:date="2023-04-25T02:59:00Z">
              <w:rPr>
                <w:rStyle w:val="Hyperlink"/>
                <w:u w:val="none"/>
              </w:rPr>
            </w:rPrChange>
          </w:rPr>
          <w:fldChar w:fldCharType="separate"/>
        </w:r>
        <w:r w:rsidR="00F03E87" w:rsidRPr="00D32EED" w:rsidDel="001F5418">
          <w:rPr>
            <w:rStyle w:val="Hyperlink"/>
            <w:sz w:val="26"/>
            <w:szCs w:val="26"/>
            <w:u w:val="none"/>
            <w:rPrChange w:id="469" w:author="Naveed Sharief" w:date="2023-04-25T02:59:00Z">
              <w:rPr>
                <w:rStyle w:val="Hyperlink"/>
                <w:u w:val="none"/>
              </w:rPr>
            </w:rPrChange>
          </w:rPr>
          <w:delText>https://www.who.int/emergencies/situations/monkeypox-oubreak-2022</w:delText>
        </w:r>
        <w:r w:rsidRPr="00D32EED" w:rsidDel="001F5418">
          <w:rPr>
            <w:rStyle w:val="Hyperlink"/>
            <w:sz w:val="26"/>
            <w:szCs w:val="26"/>
            <w:u w:val="none"/>
            <w:rPrChange w:id="470" w:author="Naveed Sharief" w:date="2023-04-25T02:59:00Z">
              <w:rPr>
                <w:rStyle w:val="Hyperlink"/>
                <w:u w:val="none"/>
              </w:rPr>
            </w:rPrChange>
          </w:rPr>
          <w:fldChar w:fldCharType="end"/>
        </w:r>
      </w:del>
    </w:p>
    <w:p w14:paraId="67F85F40" w14:textId="77777777" w:rsidR="00014DF6" w:rsidRPr="00D32EED" w:rsidRDefault="00014DF6">
      <w:pPr>
        <w:pStyle w:val="BodyText"/>
        <w:jc w:val="both"/>
        <w:rPr>
          <w:ins w:id="471" w:author="Naveed Sharief" w:date="2023-04-25T02:55:00Z"/>
          <w:sz w:val="26"/>
          <w:szCs w:val="26"/>
          <w:rPrChange w:id="472" w:author="Naveed Sharief" w:date="2023-04-25T02:59:00Z">
            <w:rPr>
              <w:ins w:id="473" w:author="Naveed Sharief" w:date="2023-04-25T02:55:00Z"/>
            </w:rPr>
          </w:rPrChange>
        </w:rPr>
        <w:pPrChange w:id="474" w:author="Naveed Sharief" w:date="2023-04-25T02:57:00Z">
          <w:pPr>
            <w:pStyle w:val="BodyText"/>
            <w:numPr>
              <w:numId w:val="16"/>
            </w:numPr>
            <w:ind w:left="720" w:hanging="360"/>
            <w:jc w:val="both"/>
          </w:pPr>
        </w:pPrChange>
      </w:pPr>
    </w:p>
    <w:p w14:paraId="3E6B09E5" w14:textId="77777777" w:rsidR="00E60F61" w:rsidRPr="0047709B" w:rsidDel="0047709B" w:rsidRDefault="00000000">
      <w:pPr>
        <w:pStyle w:val="BodyText"/>
        <w:rPr>
          <w:del w:id="475" w:author="Naveed Sharief" w:date="2023-04-25T02:39:00Z"/>
        </w:rPr>
        <w:pPrChange w:id="476" w:author="Naveed Sharief" w:date="2023-04-25T02:55:00Z">
          <w:pPr>
            <w:pStyle w:val="BodyText"/>
            <w:numPr>
              <w:numId w:val="16"/>
            </w:numPr>
            <w:ind w:left="720" w:hanging="360"/>
            <w:jc w:val="both"/>
          </w:pPr>
        </w:pPrChange>
      </w:pPr>
      <w:del w:id="477" w:author="Naveed Sharief" w:date="2023-04-25T02:39:00Z">
        <w:r w:rsidRPr="0047709B" w:rsidDel="0047709B">
          <w:fldChar w:fldCharType="begin"/>
        </w:r>
        <w:r w:rsidRPr="0047709B" w:rsidDel="0047709B">
          <w:delInstrText>HYPERLINK "https://www.javatpoint.com/k-nearest-neighbor-algorithm-for-machine-learning"</w:delInstrText>
        </w:r>
        <w:r w:rsidRPr="0047709B" w:rsidDel="0047709B">
          <w:fldChar w:fldCharType="separate"/>
        </w:r>
        <w:r w:rsidR="00E60F61" w:rsidRPr="0047709B" w:rsidDel="0047709B">
          <w:rPr>
            <w:rStyle w:val="Hyperlink"/>
            <w:u w:val="none"/>
          </w:rPr>
          <w:delText>https://www.javatpoint.com/k-nearest-neighbor-algorithm-for-machine-learning</w:delText>
        </w:r>
        <w:r w:rsidRPr="0047709B" w:rsidDel="0047709B">
          <w:rPr>
            <w:rStyle w:val="Hyperlink"/>
            <w:u w:val="none"/>
          </w:rPr>
          <w:fldChar w:fldCharType="end"/>
        </w:r>
      </w:del>
    </w:p>
    <w:p w14:paraId="2B676265" w14:textId="77777777" w:rsidR="00E60F61" w:rsidDel="0047709B" w:rsidRDefault="00000000">
      <w:pPr>
        <w:pStyle w:val="BodyText"/>
        <w:rPr>
          <w:del w:id="478" w:author="Naveed Sharief" w:date="2023-04-25T02:41:00Z"/>
        </w:rPr>
        <w:pPrChange w:id="479" w:author="Naveed Sharief" w:date="2023-04-25T02:55:00Z">
          <w:pPr>
            <w:pStyle w:val="BodyText"/>
            <w:jc w:val="left"/>
          </w:pPr>
        </w:pPrChange>
      </w:pPr>
      <w:del w:id="480" w:author="Naveed Sharief" w:date="2023-04-25T02:41:00Z">
        <w:r w:rsidRPr="0047709B" w:rsidDel="0047709B">
          <w:fldChar w:fldCharType="begin"/>
        </w:r>
        <w:r w:rsidDel="0047709B">
          <w:delInstrText>HYPERLINK "https://onlinelibrary.wiley.com/doi/full/10.1111/exsy.12899"</w:delInstrText>
        </w:r>
        <w:r w:rsidRPr="0047709B" w:rsidDel="0047709B">
          <w:fldChar w:fldCharType="separate"/>
        </w:r>
        <w:r w:rsidR="00E60F61" w:rsidRPr="0047709B" w:rsidDel="0047709B">
          <w:rPr>
            <w:rStyle w:val="Hyperlink"/>
            <w:u w:val="none"/>
          </w:rPr>
          <w:delText>https://onlinelibrary.wiley.com/doi/full/10.1111/exsy.12899</w:delText>
        </w:r>
        <w:r w:rsidRPr="0047709B" w:rsidDel="0047709B">
          <w:rPr>
            <w:rStyle w:val="Hyperlink"/>
            <w:u w:val="none"/>
          </w:rPr>
          <w:fldChar w:fldCharType="end"/>
        </w:r>
      </w:del>
    </w:p>
    <w:p w14:paraId="38368C1E" w14:textId="77777777" w:rsidR="00E60F61" w:rsidDel="0047709B" w:rsidRDefault="00000000">
      <w:pPr>
        <w:pStyle w:val="BodyText"/>
        <w:rPr>
          <w:del w:id="481" w:author="Naveed Sharief" w:date="2023-04-25T02:41:00Z"/>
        </w:rPr>
        <w:pPrChange w:id="482" w:author="Naveed Sharief" w:date="2023-04-25T02:55:00Z">
          <w:pPr>
            <w:pStyle w:val="BodyText"/>
            <w:jc w:val="both"/>
          </w:pPr>
        </w:pPrChange>
      </w:pPr>
      <w:del w:id="483" w:author="Naveed Sharief" w:date="2023-04-25T02:41:00Z">
        <w:r w:rsidDel="0047709B">
          <w:fldChar w:fldCharType="begin"/>
        </w:r>
        <w:r w:rsidDel="0047709B">
          <w:delInstrText>HYPERLINK "https://www.kaggle.com/datasets/andrewmvd/fetal-health-classification"</w:delInstrText>
        </w:r>
        <w:r w:rsidDel="0047709B">
          <w:fldChar w:fldCharType="separate"/>
        </w:r>
        <w:r w:rsidR="00E60F61" w:rsidRPr="0037739F" w:rsidDel="0047709B">
          <w:rPr>
            <w:rStyle w:val="Hyperlink"/>
            <w:u w:val="none"/>
          </w:rPr>
          <w:delText>https://www.kaggle.com/datasets/andrewmvd/fetal-health-classification</w:delText>
        </w:r>
        <w:r w:rsidDel="0047709B">
          <w:rPr>
            <w:rStyle w:val="Hyperlink"/>
            <w:u w:val="none"/>
          </w:rPr>
          <w:fldChar w:fldCharType="end"/>
        </w:r>
      </w:del>
    </w:p>
    <w:p w14:paraId="1FAA230F" w14:textId="77777777" w:rsidR="00E60F61" w:rsidRPr="0037739F" w:rsidDel="0047709B" w:rsidRDefault="00000000">
      <w:pPr>
        <w:pStyle w:val="BodyText"/>
        <w:rPr>
          <w:del w:id="484" w:author="Naveed Sharief" w:date="2023-04-25T02:41:00Z"/>
        </w:rPr>
        <w:pPrChange w:id="485" w:author="Naveed Sharief" w:date="2023-04-25T02:55:00Z">
          <w:pPr>
            <w:pStyle w:val="BodyText"/>
            <w:numPr>
              <w:numId w:val="16"/>
            </w:numPr>
            <w:ind w:left="720" w:hanging="360"/>
            <w:jc w:val="both"/>
          </w:pPr>
        </w:pPrChange>
      </w:pPr>
      <w:del w:id="486" w:author="Naveed Sharief" w:date="2023-04-25T02:41:00Z">
        <w:r w:rsidDel="0047709B">
          <w:fldChar w:fldCharType="begin"/>
        </w:r>
        <w:r w:rsidDel="0047709B">
          <w:delInstrText>HYPERLINK "https://www.researchgate.net/publication/356666279"</w:delInstrText>
        </w:r>
        <w:r w:rsidDel="0047709B">
          <w:fldChar w:fldCharType="separate"/>
        </w:r>
        <w:r w:rsidR="00E60F61" w:rsidRPr="0037739F" w:rsidDel="0047709B">
          <w:rPr>
            <w:rStyle w:val="Hyperlink"/>
            <w:u w:val="none"/>
          </w:rPr>
          <w:delText>https://www.researchgate.net/publication/356666279</w:delText>
        </w:r>
        <w:r w:rsidDel="0047709B">
          <w:rPr>
            <w:rStyle w:val="Hyperlink"/>
            <w:u w:val="none"/>
          </w:rPr>
          <w:fldChar w:fldCharType="end"/>
        </w:r>
      </w:del>
    </w:p>
    <w:p w14:paraId="5D0FA6DA" w14:textId="77777777" w:rsidR="00E60F61" w:rsidRPr="00F03E87" w:rsidDel="0047709B" w:rsidRDefault="00000000">
      <w:pPr>
        <w:pStyle w:val="BodyText"/>
        <w:rPr>
          <w:del w:id="487" w:author="Naveed Sharief" w:date="2023-04-25T02:41:00Z"/>
          <w:rStyle w:val="Hyperlink"/>
          <w:color w:val="auto"/>
          <w:u w:val="none"/>
        </w:rPr>
        <w:pPrChange w:id="488" w:author="Naveed Sharief" w:date="2023-04-25T02:55:00Z">
          <w:pPr>
            <w:pStyle w:val="BodyText"/>
            <w:numPr>
              <w:numId w:val="16"/>
            </w:numPr>
            <w:ind w:left="720" w:hanging="360"/>
            <w:jc w:val="both"/>
          </w:pPr>
        </w:pPrChange>
      </w:pPr>
      <w:del w:id="489" w:author="Naveed Sharief" w:date="2023-04-25T02:41:00Z">
        <w:r w:rsidDel="0047709B">
          <w:fldChar w:fldCharType="begin"/>
        </w:r>
        <w:r w:rsidDel="0047709B">
          <w:delInstrText>HYPERLINK "https://www.ijert.org/research/fetal-health-prediction-using-classification-techniques-IJERTV10IS110182.pdf"</w:delInstrText>
        </w:r>
        <w:r w:rsidDel="0047709B">
          <w:fldChar w:fldCharType="separate"/>
        </w:r>
        <w:r w:rsidR="00E60F61" w:rsidRPr="0037739F" w:rsidDel="0047709B">
          <w:rPr>
            <w:rStyle w:val="Hyperlink"/>
            <w:u w:val="none"/>
          </w:rPr>
          <w:delText>https://www.ijert.org/research/fetal-health-prediction-using-classification-techniques-IJERTV10IS110182.pdf</w:delText>
        </w:r>
        <w:r w:rsidDel="0047709B">
          <w:rPr>
            <w:rStyle w:val="Hyperlink"/>
            <w:u w:val="none"/>
          </w:rPr>
          <w:fldChar w:fldCharType="end"/>
        </w:r>
      </w:del>
    </w:p>
    <w:p w14:paraId="3C80E013" w14:textId="77777777" w:rsidR="00E60F61" w:rsidRDefault="00E60F61">
      <w:pPr>
        <w:pStyle w:val="BodyText"/>
        <w:pPrChange w:id="490" w:author="Naveed Sharief" w:date="2023-04-25T02:55:00Z">
          <w:pPr>
            <w:pStyle w:val="BodyText"/>
            <w:ind w:left="720"/>
            <w:jc w:val="left"/>
          </w:pPr>
        </w:pPrChange>
      </w:pPr>
    </w:p>
    <w:sectPr w:rsidR="00E60F61" w:rsidSect="00E641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CB82E" w14:textId="77777777" w:rsidR="00FF5350" w:rsidRDefault="00FF5350" w:rsidP="00C62C4A">
      <w:r>
        <w:separator/>
      </w:r>
    </w:p>
  </w:endnote>
  <w:endnote w:type="continuationSeparator" w:id="0">
    <w:p w14:paraId="79D4E0CC" w14:textId="77777777" w:rsidR="00FF5350" w:rsidRDefault="00FF5350" w:rsidP="00C62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1">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735592"/>
      <w:docPartObj>
        <w:docPartGallery w:val="Page Numbers (Bottom of Page)"/>
        <w:docPartUnique/>
      </w:docPartObj>
    </w:sdtPr>
    <w:sdtEndPr>
      <w:rPr>
        <w:noProof/>
      </w:rPr>
    </w:sdtEndPr>
    <w:sdtContent>
      <w:p w14:paraId="72AD9300" w14:textId="77777777" w:rsidR="00C60C28" w:rsidRDefault="00C60C28">
        <w:pPr>
          <w:pStyle w:val="Footer"/>
        </w:pPr>
        <w:r>
          <w:fldChar w:fldCharType="begin"/>
        </w:r>
        <w:r>
          <w:instrText xml:space="preserve"> PAGE   \* MERGEFORMAT </w:instrText>
        </w:r>
        <w:r>
          <w:fldChar w:fldCharType="separate"/>
        </w:r>
        <w:r>
          <w:rPr>
            <w:noProof/>
          </w:rPr>
          <w:t>2</w:t>
        </w:r>
        <w:r>
          <w:rPr>
            <w:noProof/>
          </w:rPr>
          <w:fldChar w:fldCharType="end"/>
        </w:r>
      </w:p>
    </w:sdtContent>
  </w:sdt>
  <w:p w14:paraId="07ED4B8F" w14:textId="77777777" w:rsidR="00C60C28" w:rsidRDefault="00C60C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C825F" w14:textId="77777777" w:rsidR="00FF5350" w:rsidRDefault="00FF5350" w:rsidP="00C62C4A">
      <w:r>
        <w:separator/>
      </w:r>
    </w:p>
  </w:footnote>
  <w:footnote w:type="continuationSeparator" w:id="0">
    <w:p w14:paraId="30B60EA6" w14:textId="77777777" w:rsidR="00FF5350" w:rsidRDefault="00FF5350" w:rsidP="00C62C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A2C"/>
    <w:multiLevelType w:val="multilevel"/>
    <w:tmpl w:val="03D2C8E2"/>
    <w:lvl w:ilvl="0">
      <w:start w:val="1"/>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424" w:hanging="423"/>
      </w:pPr>
      <w:rPr>
        <w:rFonts w:hint="default"/>
        <w:lang w:val="en-US" w:eastAsia="en-US" w:bidi="ar-SA"/>
      </w:rPr>
    </w:lvl>
    <w:lvl w:ilvl="3">
      <w:numFmt w:val="bullet"/>
      <w:lvlText w:val="•"/>
      <w:lvlJc w:val="left"/>
      <w:pPr>
        <w:ind w:left="3366" w:hanging="423"/>
      </w:pPr>
      <w:rPr>
        <w:rFonts w:hint="default"/>
        <w:lang w:val="en-US" w:eastAsia="en-US" w:bidi="ar-SA"/>
      </w:rPr>
    </w:lvl>
    <w:lvl w:ilvl="4">
      <w:numFmt w:val="bullet"/>
      <w:lvlText w:val="•"/>
      <w:lvlJc w:val="left"/>
      <w:pPr>
        <w:ind w:left="4308" w:hanging="423"/>
      </w:pPr>
      <w:rPr>
        <w:rFonts w:hint="default"/>
        <w:lang w:val="en-US" w:eastAsia="en-US" w:bidi="ar-SA"/>
      </w:rPr>
    </w:lvl>
    <w:lvl w:ilvl="5">
      <w:numFmt w:val="bullet"/>
      <w:lvlText w:val="•"/>
      <w:lvlJc w:val="left"/>
      <w:pPr>
        <w:ind w:left="5250" w:hanging="423"/>
      </w:pPr>
      <w:rPr>
        <w:rFonts w:hint="default"/>
        <w:lang w:val="en-US" w:eastAsia="en-US" w:bidi="ar-SA"/>
      </w:rPr>
    </w:lvl>
    <w:lvl w:ilvl="6">
      <w:numFmt w:val="bullet"/>
      <w:lvlText w:val="•"/>
      <w:lvlJc w:val="left"/>
      <w:pPr>
        <w:ind w:left="6192" w:hanging="423"/>
      </w:pPr>
      <w:rPr>
        <w:rFonts w:hint="default"/>
        <w:lang w:val="en-US" w:eastAsia="en-US" w:bidi="ar-SA"/>
      </w:rPr>
    </w:lvl>
    <w:lvl w:ilvl="7">
      <w:numFmt w:val="bullet"/>
      <w:lvlText w:val="•"/>
      <w:lvlJc w:val="left"/>
      <w:pPr>
        <w:ind w:left="7134" w:hanging="423"/>
      </w:pPr>
      <w:rPr>
        <w:rFonts w:hint="default"/>
        <w:lang w:val="en-US" w:eastAsia="en-US" w:bidi="ar-SA"/>
      </w:rPr>
    </w:lvl>
    <w:lvl w:ilvl="8">
      <w:numFmt w:val="bullet"/>
      <w:lvlText w:val="•"/>
      <w:lvlJc w:val="left"/>
      <w:pPr>
        <w:ind w:left="8076" w:hanging="423"/>
      </w:pPr>
      <w:rPr>
        <w:rFonts w:hint="default"/>
        <w:lang w:val="en-US" w:eastAsia="en-US" w:bidi="ar-SA"/>
      </w:rPr>
    </w:lvl>
  </w:abstractNum>
  <w:abstractNum w:abstractNumId="1" w15:restartNumberingAfterBreak="0">
    <w:nsid w:val="01A00297"/>
    <w:multiLevelType w:val="hybridMultilevel"/>
    <w:tmpl w:val="14BA7176"/>
    <w:lvl w:ilvl="0" w:tplc="3BA0C754">
      <w:start w:val="7"/>
      <w:numFmt w:val="decimal"/>
      <w:lvlText w:val="%1."/>
      <w:lvlJc w:val="left"/>
      <w:pPr>
        <w:ind w:left="2279" w:hanging="221"/>
      </w:pPr>
      <w:rPr>
        <w:rFonts w:ascii="Times New Roman" w:eastAsia="Times New Roman" w:hAnsi="Times New Roman" w:cs="Times New Roman" w:hint="default"/>
        <w:spacing w:val="-5"/>
        <w:w w:val="100"/>
        <w:sz w:val="22"/>
        <w:szCs w:val="22"/>
        <w:lang w:val="en-US" w:eastAsia="en-US" w:bidi="ar-SA"/>
      </w:rPr>
    </w:lvl>
    <w:lvl w:ilvl="1" w:tplc="86C0FC9C">
      <w:numFmt w:val="bullet"/>
      <w:lvlText w:val="•"/>
      <w:lvlJc w:val="left"/>
      <w:pPr>
        <w:ind w:left="3048" w:hanging="221"/>
      </w:pPr>
      <w:rPr>
        <w:rFonts w:hint="default"/>
        <w:lang w:val="en-US" w:eastAsia="en-US" w:bidi="ar-SA"/>
      </w:rPr>
    </w:lvl>
    <w:lvl w:ilvl="2" w:tplc="9CF6F100">
      <w:numFmt w:val="bullet"/>
      <w:lvlText w:val="•"/>
      <w:lvlJc w:val="left"/>
      <w:pPr>
        <w:ind w:left="3816" w:hanging="221"/>
      </w:pPr>
      <w:rPr>
        <w:rFonts w:hint="default"/>
        <w:lang w:val="en-US" w:eastAsia="en-US" w:bidi="ar-SA"/>
      </w:rPr>
    </w:lvl>
    <w:lvl w:ilvl="3" w:tplc="4DB6A9B8">
      <w:numFmt w:val="bullet"/>
      <w:lvlText w:val="•"/>
      <w:lvlJc w:val="left"/>
      <w:pPr>
        <w:ind w:left="4584" w:hanging="221"/>
      </w:pPr>
      <w:rPr>
        <w:rFonts w:hint="default"/>
        <w:lang w:val="en-US" w:eastAsia="en-US" w:bidi="ar-SA"/>
      </w:rPr>
    </w:lvl>
    <w:lvl w:ilvl="4" w:tplc="9D10EBD8">
      <w:numFmt w:val="bullet"/>
      <w:lvlText w:val="•"/>
      <w:lvlJc w:val="left"/>
      <w:pPr>
        <w:ind w:left="5352" w:hanging="221"/>
      </w:pPr>
      <w:rPr>
        <w:rFonts w:hint="default"/>
        <w:lang w:val="en-US" w:eastAsia="en-US" w:bidi="ar-SA"/>
      </w:rPr>
    </w:lvl>
    <w:lvl w:ilvl="5" w:tplc="58205CA2">
      <w:numFmt w:val="bullet"/>
      <w:lvlText w:val="•"/>
      <w:lvlJc w:val="left"/>
      <w:pPr>
        <w:ind w:left="6120" w:hanging="221"/>
      </w:pPr>
      <w:rPr>
        <w:rFonts w:hint="default"/>
        <w:lang w:val="en-US" w:eastAsia="en-US" w:bidi="ar-SA"/>
      </w:rPr>
    </w:lvl>
    <w:lvl w:ilvl="6" w:tplc="33EA0D76">
      <w:numFmt w:val="bullet"/>
      <w:lvlText w:val="•"/>
      <w:lvlJc w:val="left"/>
      <w:pPr>
        <w:ind w:left="6888" w:hanging="221"/>
      </w:pPr>
      <w:rPr>
        <w:rFonts w:hint="default"/>
        <w:lang w:val="en-US" w:eastAsia="en-US" w:bidi="ar-SA"/>
      </w:rPr>
    </w:lvl>
    <w:lvl w:ilvl="7" w:tplc="E20EEE4C">
      <w:numFmt w:val="bullet"/>
      <w:lvlText w:val="•"/>
      <w:lvlJc w:val="left"/>
      <w:pPr>
        <w:ind w:left="7656" w:hanging="221"/>
      </w:pPr>
      <w:rPr>
        <w:rFonts w:hint="default"/>
        <w:lang w:val="en-US" w:eastAsia="en-US" w:bidi="ar-SA"/>
      </w:rPr>
    </w:lvl>
    <w:lvl w:ilvl="8" w:tplc="58262ABC">
      <w:numFmt w:val="bullet"/>
      <w:lvlText w:val="•"/>
      <w:lvlJc w:val="left"/>
      <w:pPr>
        <w:ind w:left="8424" w:hanging="221"/>
      </w:pPr>
      <w:rPr>
        <w:rFonts w:hint="default"/>
        <w:lang w:val="en-US" w:eastAsia="en-US" w:bidi="ar-SA"/>
      </w:rPr>
    </w:lvl>
  </w:abstractNum>
  <w:abstractNum w:abstractNumId="2" w15:restartNumberingAfterBreak="0">
    <w:nsid w:val="04C820C4"/>
    <w:multiLevelType w:val="multilevel"/>
    <w:tmpl w:val="E6889356"/>
    <w:lvl w:ilvl="0">
      <w:start w:val="3"/>
      <w:numFmt w:val="decimal"/>
      <w:lvlText w:val="%1."/>
      <w:lvlJc w:val="left"/>
      <w:pPr>
        <w:ind w:left="102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4020" w:hanging="720"/>
      </w:pPr>
      <w:rPr>
        <w:rFonts w:hint="default"/>
      </w:rPr>
    </w:lvl>
    <w:lvl w:ilvl="3">
      <w:start w:val="1"/>
      <w:numFmt w:val="decimal"/>
      <w:isLgl/>
      <w:lvlText w:val="%1.%2.%3.%4."/>
      <w:lvlJc w:val="left"/>
      <w:pPr>
        <w:ind w:left="5340" w:hanging="720"/>
      </w:pPr>
      <w:rPr>
        <w:rFonts w:hint="default"/>
      </w:rPr>
    </w:lvl>
    <w:lvl w:ilvl="4">
      <w:start w:val="1"/>
      <w:numFmt w:val="decimal"/>
      <w:isLgl/>
      <w:lvlText w:val="%1.%2.%3.%4.%5."/>
      <w:lvlJc w:val="left"/>
      <w:pPr>
        <w:ind w:left="7020" w:hanging="1080"/>
      </w:pPr>
      <w:rPr>
        <w:rFonts w:hint="default"/>
      </w:rPr>
    </w:lvl>
    <w:lvl w:ilvl="5">
      <w:start w:val="1"/>
      <w:numFmt w:val="decimal"/>
      <w:isLgl/>
      <w:lvlText w:val="%1.%2.%3.%4.%5.%6."/>
      <w:lvlJc w:val="left"/>
      <w:pPr>
        <w:ind w:left="8340" w:hanging="1080"/>
      </w:pPr>
      <w:rPr>
        <w:rFonts w:hint="default"/>
      </w:rPr>
    </w:lvl>
    <w:lvl w:ilvl="6">
      <w:start w:val="1"/>
      <w:numFmt w:val="decimal"/>
      <w:isLgl/>
      <w:lvlText w:val="%1.%2.%3.%4.%5.%6.%7."/>
      <w:lvlJc w:val="left"/>
      <w:pPr>
        <w:ind w:left="10020" w:hanging="1440"/>
      </w:pPr>
      <w:rPr>
        <w:rFonts w:hint="default"/>
      </w:rPr>
    </w:lvl>
    <w:lvl w:ilvl="7">
      <w:start w:val="1"/>
      <w:numFmt w:val="decimal"/>
      <w:isLgl/>
      <w:lvlText w:val="%1.%2.%3.%4.%5.%6.%7.%8."/>
      <w:lvlJc w:val="left"/>
      <w:pPr>
        <w:ind w:left="11340" w:hanging="1440"/>
      </w:pPr>
      <w:rPr>
        <w:rFonts w:hint="default"/>
      </w:rPr>
    </w:lvl>
    <w:lvl w:ilvl="8">
      <w:start w:val="1"/>
      <w:numFmt w:val="decimal"/>
      <w:isLgl/>
      <w:lvlText w:val="%1.%2.%3.%4.%5.%6.%7.%8.%9."/>
      <w:lvlJc w:val="left"/>
      <w:pPr>
        <w:ind w:left="13020" w:hanging="1800"/>
      </w:pPr>
      <w:rPr>
        <w:rFonts w:hint="default"/>
      </w:rPr>
    </w:lvl>
  </w:abstractNum>
  <w:abstractNum w:abstractNumId="3" w15:restartNumberingAfterBreak="0">
    <w:nsid w:val="050C55D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0F185B"/>
    <w:multiLevelType w:val="hybridMultilevel"/>
    <w:tmpl w:val="35A6A746"/>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522F43"/>
    <w:multiLevelType w:val="hybridMultilevel"/>
    <w:tmpl w:val="A9AE1A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CA049D1"/>
    <w:multiLevelType w:val="hybridMultilevel"/>
    <w:tmpl w:val="1EE477AC"/>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C401C9"/>
    <w:multiLevelType w:val="hybridMultilevel"/>
    <w:tmpl w:val="51EAF668"/>
    <w:lvl w:ilvl="0" w:tplc="96584166">
      <w:start w:val="1"/>
      <w:numFmt w:val="decimal"/>
      <w:lvlText w:val="%1."/>
      <w:lvlJc w:val="left"/>
      <w:pPr>
        <w:ind w:left="354" w:hanging="236"/>
      </w:pPr>
      <w:rPr>
        <w:rFonts w:hint="default"/>
        <w:b/>
        <w:bCs/>
        <w:w w:val="100"/>
        <w:lang w:val="en-US" w:eastAsia="en-US" w:bidi="ar-SA"/>
      </w:rPr>
    </w:lvl>
    <w:lvl w:ilvl="1" w:tplc="441AF3EA">
      <w:start w:val="1"/>
      <w:numFmt w:val="decimal"/>
      <w:lvlText w:val="%2."/>
      <w:lvlJc w:val="left"/>
      <w:pPr>
        <w:ind w:left="221" w:hanging="221"/>
        <w:jc w:val="right"/>
      </w:pPr>
      <w:rPr>
        <w:rFonts w:hint="default"/>
        <w:spacing w:val="-5"/>
        <w:w w:val="100"/>
        <w:lang w:val="en-US" w:eastAsia="en-US" w:bidi="ar-SA"/>
      </w:rPr>
    </w:lvl>
    <w:lvl w:ilvl="2" w:tplc="204C8B7E">
      <w:numFmt w:val="bullet"/>
      <w:lvlText w:val="•"/>
      <w:lvlJc w:val="left"/>
      <w:pPr>
        <w:ind w:left="2380" w:hanging="221"/>
      </w:pPr>
      <w:rPr>
        <w:rFonts w:hint="default"/>
        <w:lang w:val="en-US" w:eastAsia="en-US" w:bidi="ar-SA"/>
      </w:rPr>
    </w:lvl>
    <w:lvl w:ilvl="3" w:tplc="D610CADE">
      <w:numFmt w:val="bullet"/>
      <w:lvlText w:val="•"/>
      <w:lvlJc w:val="left"/>
      <w:pPr>
        <w:ind w:left="3327" w:hanging="221"/>
      </w:pPr>
      <w:rPr>
        <w:rFonts w:hint="default"/>
        <w:lang w:val="en-US" w:eastAsia="en-US" w:bidi="ar-SA"/>
      </w:rPr>
    </w:lvl>
    <w:lvl w:ilvl="4" w:tplc="1DB628A0">
      <w:numFmt w:val="bullet"/>
      <w:lvlText w:val="•"/>
      <w:lvlJc w:val="left"/>
      <w:pPr>
        <w:ind w:left="4275" w:hanging="221"/>
      </w:pPr>
      <w:rPr>
        <w:rFonts w:hint="default"/>
        <w:lang w:val="en-US" w:eastAsia="en-US" w:bidi="ar-SA"/>
      </w:rPr>
    </w:lvl>
    <w:lvl w:ilvl="5" w:tplc="D8142514">
      <w:numFmt w:val="bullet"/>
      <w:lvlText w:val="•"/>
      <w:lvlJc w:val="left"/>
      <w:pPr>
        <w:ind w:left="5222" w:hanging="221"/>
      </w:pPr>
      <w:rPr>
        <w:rFonts w:hint="default"/>
        <w:lang w:val="en-US" w:eastAsia="en-US" w:bidi="ar-SA"/>
      </w:rPr>
    </w:lvl>
    <w:lvl w:ilvl="6" w:tplc="F5EA9690">
      <w:numFmt w:val="bullet"/>
      <w:lvlText w:val="•"/>
      <w:lvlJc w:val="left"/>
      <w:pPr>
        <w:ind w:left="6170" w:hanging="221"/>
      </w:pPr>
      <w:rPr>
        <w:rFonts w:hint="default"/>
        <w:lang w:val="en-US" w:eastAsia="en-US" w:bidi="ar-SA"/>
      </w:rPr>
    </w:lvl>
    <w:lvl w:ilvl="7" w:tplc="A95A6D2A">
      <w:numFmt w:val="bullet"/>
      <w:lvlText w:val="•"/>
      <w:lvlJc w:val="left"/>
      <w:pPr>
        <w:ind w:left="7117" w:hanging="221"/>
      </w:pPr>
      <w:rPr>
        <w:rFonts w:hint="default"/>
        <w:lang w:val="en-US" w:eastAsia="en-US" w:bidi="ar-SA"/>
      </w:rPr>
    </w:lvl>
    <w:lvl w:ilvl="8" w:tplc="43FC6B8C">
      <w:numFmt w:val="bullet"/>
      <w:lvlText w:val="•"/>
      <w:lvlJc w:val="left"/>
      <w:pPr>
        <w:ind w:left="8065" w:hanging="221"/>
      </w:pPr>
      <w:rPr>
        <w:rFonts w:hint="default"/>
        <w:lang w:val="en-US" w:eastAsia="en-US" w:bidi="ar-SA"/>
      </w:rPr>
    </w:lvl>
  </w:abstractNum>
  <w:abstractNum w:abstractNumId="8" w15:restartNumberingAfterBreak="0">
    <w:nsid w:val="1F4C517E"/>
    <w:multiLevelType w:val="hybridMultilevel"/>
    <w:tmpl w:val="1F1CD7DC"/>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51658F"/>
    <w:multiLevelType w:val="hybridMultilevel"/>
    <w:tmpl w:val="C12E82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30A7AE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3676709"/>
    <w:multiLevelType w:val="multilevel"/>
    <w:tmpl w:val="18DA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9465D"/>
    <w:multiLevelType w:val="hybridMultilevel"/>
    <w:tmpl w:val="4D6A5A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6A0122F"/>
    <w:multiLevelType w:val="hybridMultilevel"/>
    <w:tmpl w:val="400EC4D4"/>
    <w:lvl w:ilvl="0" w:tplc="EB6E900A">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AC3495"/>
    <w:multiLevelType w:val="multilevel"/>
    <w:tmpl w:val="C64E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04E7A"/>
    <w:multiLevelType w:val="multilevel"/>
    <w:tmpl w:val="A9D2515E"/>
    <w:lvl w:ilvl="0">
      <w:start w:val="3"/>
      <w:numFmt w:val="decimal"/>
      <w:lvlText w:val="%1"/>
      <w:lvlJc w:val="left"/>
      <w:pPr>
        <w:ind w:left="849" w:hanging="481"/>
      </w:pPr>
      <w:rPr>
        <w:rFonts w:hint="default"/>
        <w:lang w:val="en-US" w:eastAsia="en-US" w:bidi="ar-SA"/>
      </w:rPr>
    </w:lvl>
    <w:lvl w:ilvl="1">
      <w:start w:val="2"/>
      <w:numFmt w:val="decimal"/>
      <w:lvlText w:val="%1.%2"/>
      <w:lvlJc w:val="left"/>
      <w:pPr>
        <w:ind w:left="849" w:hanging="481"/>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614" w:hanging="447"/>
      </w:pPr>
      <w:rPr>
        <w:rFonts w:ascii="Times New Roman" w:eastAsia="Times New Roman" w:hAnsi="Times New Roman" w:cs="Times New Roman" w:hint="default"/>
        <w:spacing w:val="-10"/>
        <w:w w:val="99"/>
        <w:sz w:val="24"/>
        <w:szCs w:val="24"/>
        <w:lang w:val="en-US" w:eastAsia="en-US" w:bidi="ar-SA"/>
      </w:rPr>
    </w:lvl>
    <w:lvl w:ilvl="3">
      <w:numFmt w:val="bullet"/>
      <w:lvlText w:val="•"/>
      <w:lvlJc w:val="left"/>
      <w:pPr>
        <w:ind w:left="2866" w:hanging="447"/>
      </w:pPr>
      <w:rPr>
        <w:rFonts w:hint="default"/>
        <w:lang w:val="en-US" w:eastAsia="en-US" w:bidi="ar-SA"/>
      </w:rPr>
    </w:lvl>
    <w:lvl w:ilvl="4">
      <w:numFmt w:val="bullet"/>
      <w:lvlText w:val="•"/>
      <w:lvlJc w:val="left"/>
      <w:pPr>
        <w:ind w:left="3880" w:hanging="447"/>
      </w:pPr>
      <w:rPr>
        <w:rFonts w:hint="default"/>
        <w:lang w:val="en-US" w:eastAsia="en-US" w:bidi="ar-SA"/>
      </w:rPr>
    </w:lvl>
    <w:lvl w:ilvl="5">
      <w:numFmt w:val="bullet"/>
      <w:lvlText w:val="•"/>
      <w:lvlJc w:val="left"/>
      <w:pPr>
        <w:ind w:left="4893" w:hanging="447"/>
      </w:pPr>
      <w:rPr>
        <w:rFonts w:hint="default"/>
        <w:lang w:val="en-US" w:eastAsia="en-US" w:bidi="ar-SA"/>
      </w:rPr>
    </w:lvl>
    <w:lvl w:ilvl="6">
      <w:numFmt w:val="bullet"/>
      <w:lvlText w:val="•"/>
      <w:lvlJc w:val="left"/>
      <w:pPr>
        <w:ind w:left="5906" w:hanging="447"/>
      </w:pPr>
      <w:rPr>
        <w:rFonts w:hint="default"/>
        <w:lang w:val="en-US" w:eastAsia="en-US" w:bidi="ar-SA"/>
      </w:rPr>
    </w:lvl>
    <w:lvl w:ilvl="7">
      <w:numFmt w:val="bullet"/>
      <w:lvlText w:val="•"/>
      <w:lvlJc w:val="left"/>
      <w:pPr>
        <w:ind w:left="6920" w:hanging="447"/>
      </w:pPr>
      <w:rPr>
        <w:rFonts w:hint="default"/>
        <w:lang w:val="en-US" w:eastAsia="en-US" w:bidi="ar-SA"/>
      </w:rPr>
    </w:lvl>
    <w:lvl w:ilvl="8">
      <w:numFmt w:val="bullet"/>
      <w:lvlText w:val="•"/>
      <w:lvlJc w:val="left"/>
      <w:pPr>
        <w:ind w:left="7933" w:hanging="447"/>
      </w:pPr>
      <w:rPr>
        <w:rFonts w:hint="default"/>
        <w:lang w:val="en-US" w:eastAsia="en-US" w:bidi="ar-SA"/>
      </w:rPr>
    </w:lvl>
  </w:abstractNum>
  <w:abstractNum w:abstractNumId="16" w15:restartNumberingAfterBreak="0">
    <w:nsid w:val="58737CDA"/>
    <w:multiLevelType w:val="hybridMultilevel"/>
    <w:tmpl w:val="15F26868"/>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9F1597"/>
    <w:multiLevelType w:val="multilevel"/>
    <w:tmpl w:val="FEBC09B6"/>
    <w:lvl w:ilvl="0">
      <w:start w:val="1"/>
      <w:numFmt w:val="decimal"/>
      <w:lvlText w:val="%1."/>
      <w:lvlJc w:val="left"/>
      <w:pPr>
        <w:ind w:left="2191" w:hanging="2142"/>
      </w:pPr>
      <w:rPr>
        <w:rFonts w:ascii="Times New Roman" w:eastAsia="Times New Roman" w:hAnsi="Times New Roman" w:cs="Times New Roman" w:hint="default"/>
        <w:b/>
        <w:bCs/>
        <w:spacing w:val="-6"/>
        <w:w w:val="99"/>
        <w:sz w:val="24"/>
        <w:szCs w:val="24"/>
        <w:lang w:val="en-US" w:eastAsia="en-US" w:bidi="ar-SA"/>
      </w:rPr>
    </w:lvl>
    <w:lvl w:ilvl="1">
      <w:start w:val="1"/>
      <w:numFmt w:val="decimal"/>
      <w:lvlText w:val="%1.%2."/>
      <w:lvlJc w:val="left"/>
      <w:pPr>
        <w:ind w:left="2191" w:hanging="726"/>
      </w:pPr>
      <w:rPr>
        <w:rFonts w:ascii="Times New Roman" w:eastAsia="Times New Roman" w:hAnsi="Times New Roman" w:cs="Times New Roman" w:hint="default"/>
        <w:spacing w:val="-10"/>
        <w:w w:val="99"/>
        <w:sz w:val="24"/>
        <w:szCs w:val="24"/>
        <w:lang w:val="en-US" w:eastAsia="en-US" w:bidi="ar-SA"/>
      </w:rPr>
    </w:lvl>
    <w:lvl w:ilvl="2">
      <w:numFmt w:val="bullet"/>
      <w:lvlText w:val="•"/>
      <w:lvlJc w:val="left"/>
      <w:pPr>
        <w:ind w:left="3120" w:hanging="726"/>
      </w:pPr>
      <w:rPr>
        <w:rFonts w:hint="default"/>
        <w:lang w:val="en-US" w:eastAsia="en-US" w:bidi="ar-SA"/>
      </w:rPr>
    </w:lvl>
    <w:lvl w:ilvl="3">
      <w:numFmt w:val="bullet"/>
      <w:lvlText w:val="•"/>
      <w:lvlJc w:val="left"/>
      <w:pPr>
        <w:ind w:left="3580" w:hanging="726"/>
      </w:pPr>
      <w:rPr>
        <w:rFonts w:hint="default"/>
        <w:lang w:val="en-US" w:eastAsia="en-US" w:bidi="ar-SA"/>
      </w:rPr>
    </w:lvl>
    <w:lvl w:ilvl="4">
      <w:numFmt w:val="bullet"/>
      <w:lvlText w:val="•"/>
      <w:lvlJc w:val="left"/>
      <w:pPr>
        <w:ind w:left="4041" w:hanging="726"/>
      </w:pPr>
      <w:rPr>
        <w:rFonts w:hint="default"/>
        <w:lang w:val="en-US" w:eastAsia="en-US" w:bidi="ar-SA"/>
      </w:rPr>
    </w:lvl>
    <w:lvl w:ilvl="5">
      <w:numFmt w:val="bullet"/>
      <w:lvlText w:val="•"/>
      <w:lvlJc w:val="left"/>
      <w:pPr>
        <w:ind w:left="4501" w:hanging="726"/>
      </w:pPr>
      <w:rPr>
        <w:rFonts w:hint="default"/>
        <w:lang w:val="en-US" w:eastAsia="en-US" w:bidi="ar-SA"/>
      </w:rPr>
    </w:lvl>
    <w:lvl w:ilvl="6">
      <w:numFmt w:val="bullet"/>
      <w:lvlText w:val="•"/>
      <w:lvlJc w:val="left"/>
      <w:pPr>
        <w:ind w:left="4961" w:hanging="726"/>
      </w:pPr>
      <w:rPr>
        <w:rFonts w:hint="default"/>
        <w:lang w:val="en-US" w:eastAsia="en-US" w:bidi="ar-SA"/>
      </w:rPr>
    </w:lvl>
    <w:lvl w:ilvl="7">
      <w:numFmt w:val="bullet"/>
      <w:lvlText w:val="•"/>
      <w:lvlJc w:val="left"/>
      <w:pPr>
        <w:ind w:left="5422" w:hanging="726"/>
      </w:pPr>
      <w:rPr>
        <w:rFonts w:hint="default"/>
        <w:lang w:val="en-US" w:eastAsia="en-US" w:bidi="ar-SA"/>
      </w:rPr>
    </w:lvl>
    <w:lvl w:ilvl="8">
      <w:numFmt w:val="bullet"/>
      <w:lvlText w:val="•"/>
      <w:lvlJc w:val="left"/>
      <w:pPr>
        <w:ind w:left="5882" w:hanging="726"/>
      </w:pPr>
      <w:rPr>
        <w:rFonts w:hint="default"/>
        <w:lang w:val="en-US" w:eastAsia="en-US" w:bidi="ar-SA"/>
      </w:rPr>
    </w:lvl>
  </w:abstractNum>
  <w:abstractNum w:abstractNumId="18" w15:restartNumberingAfterBreak="0">
    <w:nsid w:val="5E06660A"/>
    <w:multiLevelType w:val="hybridMultilevel"/>
    <w:tmpl w:val="9D30D0B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60113796"/>
    <w:multiLevelType w:val="hybridMultilevel"/>
    <w:tmpl w:val="8BE42334"/>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9F5852"/>
    <w:multiLevelType w:val="hybridMultilevel"/>
    <w:tmpl w:val="FF32CE3A"/>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6710E4"/>
    <w:multiLevelType w:val="hybridMultilevel"/>
    <w:tmpl w:val="51CA495C"/>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DF0211"/>
    <w:multiLevelType w:val="hybridMultilevel"/>
    <w:tmpl w:val="D0304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FE1FDE"/>
    <w:multiLevelType w:val="multilevel"/>
    <w:tmpl w:val="9E4A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E10317"/>
    <w:multiLevelType w:val="hybridMultilevel"/>
    <w:tmpl w:val="8E00429E"/>
    <w:lvl w:ilvl="0" w:tplc="FFF29A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287599"/>
    <w:multiLevelType w:val="multilevel"/>
    <w:tmpl w:val="78A0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0902E2"/>
    <w:multiLevelType w:val="hybridMultilevel"/>
    <w:tmpl w:val="6340ED9C"/>
    <w:lvl w:ilvl="0" w:tplc="15B89D6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D27610"/>
    <w:multiLevelType w:val="hybridMultilevel"/>
    <w:tmpl w:val="5096E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BD0DB3"/>
    <w:multiLevelType w:val="multilevel"/>
    <w:tmpl w:val="7A5C83F4"/>
    <w:lvl w:ilvl="0">
      <w:start w:val="3"/>
      <w:numFmt w:val="decimal"/>
      <w:lvlText w:val="%1"/>
      <w:lvlJc w:val="left"/>
      <w:pPr>
        <w:ind w:left="623" w:hanging="539"/>
      </w:pPr>
      <w:rPr>
        <w:rFonts w:hint="default"/>
        <w:lang w:val="en-US" w:eastAsia="en-US" w:bidi="ar-SA"/>
      </w:rPr>
    </w:lvl>
    <w:lvl w:ilvl="1">
      <w:start w:val="1"/>
      <w:numFmt w:val="decimal"/>
      <w:lvlText w:val="%1.%2"/>
      <w:lvlJc w:val="left"/>
      <w:pPr>
        <w:ind w:left="623" w:hanging="539"/>
      </w:pPr>
      <w:rPr>
        <w:rFonts w:hint="default"/>
        <w:lang w:val="en-US" w:eastAsia="en-US" w:bidi="ar-SA"/>
      </w:rPr>
    </w:lvl>
    <w:lvl w:ilvl="2">
      <w:start w:val="1"/>
      <w:numFmt w:val="decimal"/>
      <w:lvlText w:val="%1.%2.%3"/>
      <w:lvlJc w:val="left"/>
      <w:pPr>
        <w:ind w:left="623" w:hanging="539"/>
        <w:jc w:val="righ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334" w:hanging="360"/>
      </w:pPr>
      <w:rPr>
        <w:rFonts w:ascii="Wingdings" w:eastAsia="Wingdings" w:hAnsi="Wingdings" w:cs="Wingdings" w:hint="default"/>
        <w:w w:val="100"/>
        <w:sz w:val="24"/>
        <w:szCs w:val="24"/>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086" w:hanging="360"/>
      </w:pPr>
      <w:rPr>
        <w:rFonts w:hint="default"/>
        <w:lang w:val="en-US" w:eastAsia="en-US" w:bidi="ar-SA"/>
      </w:rPr>
    </w:lvl>
    <w:lvl w:ilvl="8">
      <w:numFmt w:val="bullet"/>
      <w:lvlText w:val="•"/>
      <w:lvlJc w:val="left"/>
      <w:pPr>
        <w:ind w:left="8044" w:hanging="360"/>
      </w:pPr>
      <w:rPr>
        <w:rFonts w:hint="default"/>
        <w:lang w:val="en-US" w:eastAsia="en-US" w:bidi="ar-SA"/>
      </w:rPr>
    </w:lvl>
  </w:abstractNum>
  <w:num w:numId="1" w16cid:durableId="535772097">
    <w:abstractNumId w:val="15"/>
  </w:num>
  <w:num w:numId="2" w16cid:durableId="1775056252">
    <w:abstractNumId w:val="1"/>
  </w:num>
  <w:num w:numId="3" w16cid:durableId="377048336">
    <w:abstractNumId w:val="7"/>
  </w:num>
  <w:num w:numId="4" w16cid:durableId="1809786092">
    <w:abstractNumId w:val="28"/>
  </w:num>
  <w:num w:numId="5" w16cid:durableId="1668829434">
    <w:abstractNumId w:val="0"/>
  </w:num>
  <w:num w:numId="6" w16cid:durableId="1222407716">
    <w:abstractNumId w:val="17"/>
  </w:num>
  <w:num w:numId="7" w16cid:durableId="395981823">
    <w:abstractNumId w:val="13"/>
  </w:num>
  <w:num w:numId="8" w16cid:durableId="102724602">
    <w:abstractNumId w:val="26"/>
  </w:num>
  <w:num w:numId="9" w16cid:durableId="1855654192">
    <w:abstractNumId w:val="2"/>
  </w:num>
  <w:num w:numId="10" w16cid:durableId="1357077508">
    <w:abstractNumId w:val="25"/>
  </w:num>
  <w:num w:numId="11" w16cid:durableId="1300191139">
    <w:abstractNumId w:val="14"/>
  </w:num>
  <w:num w:numId="12" w16cid:durableId="1266768447">
    <w:abstractNumId w:val="23"/>
  </w:num>
  <w:num w:numId="13" w16cid:durableId="1721590423">
    <w:abstractNumId w:val="11"/>
  </w:num>
  <w:num w:numId="14" w16cid:durableId="1011105925">
    <w:abstractNumId w:val="27"/>
  </w:num>
  <w:num w:numId="15" w16cid:durableId="386422051">
    <w:abstractNumId w:val="3"/>
  </w:num>
  <w:num w:numId="16" w16cid:durableId="1545751662">
    <w:abstractNumId w:val="21"/>
  </w:num>
  <w:num w:numId="17" w16cid:durableId="700328217">
    <w:abstractNumId w:val="22"/>
  </w:num>
  <w:num w:numId="18" w16cid:durableId="1173912848">
    <w:abstractNumId w:val="10"/>
  </w:num>
  <w:num w:numId="19" w16cid:durableId="161825421">
    <w:abstractNumId w:val="20"/>
  </w:num>
  <w:num w:numId="20" w16cid:durableId="1519853088">
    <w:abstractNumId w:val="24"/>
  </w:num>
  <w:num w:numId="21" w16cid:durableId="7446938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55124919">
    <w:abstractNumId w:val="12"/>
  </w:num>
  <w:num w:numId="23" w16cid:durableId="1818956490">
    <w:abstractNumId w:val="5"/>
  </w:num>
  <w:num w:numId="24" w16cid:durableId="113521833">
    <w:abstractNumId w:val="9"/>
  </w:num>
  <w:num w:numId="25" w16cid:durableId="1063797335">
    <w:abstractNumId w:val="18"/>
  </w:num>
  <w:num w:numId="26" w16cid:durableId="909122978">
    <w:abstractNumId w:val="4"/>
  </w:num>
  <w:num w:numId="27" w16cid:durableId="812522314">
    <w:abstractNumId w:val="6"/>
  </w:num>
  <w:num w:numId="28" w16cid:durableId="817648027">
    <w:abstractNumId w:val="19"/>
  </w:num>
  <w:num w:numId="29" w16cid:durableId="1088962090">
    <w:abstractNumId w:val="8"/>
  </w:num>
  <w:num w:numId="30" w16cid:durableId="52842202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veed Sharief">
    <w15:presenceInfo w15:providerId="Windows Live" w15:userId="a88baa25d31f23a9"/>
  </w15:person>
  <w15:person w15:author="Kokkirala AjayRao">
    <w15:presenceInfo w15:providerId="Windows Live" w15:userId="96077117fe9f2b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drawingGridHorizontalSpacing w:val="110"/>
  <w:displayHorizontalDrawingGridEvery w:val="2"/>
  <w:characterSpacingControl w:val="doNotCompress"/>
  <w:hdrShapeDefaults>
    <o:shapedefaults v:ext="edit" spidmax="2182"/>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83FD1"/>
    <w:rsid w:val="00001FB8"/>
    <w:rsid w:val="00014DF6"/>
    <w:rsid w:val="000341B3"/>
    <w:rsid w:val="00055E81"/>
    <w:rsid w:val="000603C2"/>
    <w:rsid w:val="00062658"/>
    <w:rsid w:val="000653A6"/>
    <w:rsid w:val="00083A53"/>
    <w:rsid w:val="00090E3E"/>
    <w:rsid w:val="0009585E"/>
    <w:rsid w:val="000A46CA"/>
    <w:rsid w:val="000A5F02"/>
    <w:rsid w:val="000A77A7"/>
    <w:rsid w:val="000C2B64"/>
    <w:rsid w:val="000C3940"/>
    <w:rsid w:val="000D3484"/>
    <w:rsid w:val="000D3E83"/>
    <w:rsid w:val="000E6C6B"/>
    <w:rsid w:val="000E798B"/>
    <w:rsid w:val="000F05DC"/>
    <w:rsid w:val="00101B0A"/>
    <w:rsid w:val="001048F5"/>
    <w:rsid w:val="00107BBD"/>
    <w:rsid w:val="0011357A"/>
    <w:rsid w:val="001139D7"/>
    <w:rsid w:val="001171CF"/>
    <w:rsid w:val="00117472"/>
    <w:rsid w:val="00120574"/>
    <w:rsid w:val="00122229"/>
    <w:rsid w:val="0012324A"/>
    <w:rsid w:val="0012663E"/>
    <w:rsid w:val="001564C0"/>
    <w:rsid w:val="001620E8"/>
    <w:rsid w:val="00194C58"/>
    <w:rsid w:val="00197A7F"/>
    <w:rsid w:val="001A426F"/>
    <w:rsid w:val="001B0C57"/>
    <w:rsid w:val="001B6700"/>
    <w:rsid w:val="001C2080"/>
    <w:rsid w:val="001D2F2B"/>
    <w:rsid w:val="001D3654"/>
    <w:rsid w:val="001E1A3D"/>
    <w:rsid w:val="001F5418"/>
    <w:rsid w:val="001F5B1D"/>
    <w:rsid w:val="0020530F"/>
    <w:rsid w:val="00207D5E"/>
    <w:rsid w:val="002265C7"/>
    <w:rsid w:val="00263A39"/>
    <w:rsid w:val="002641DB"/>
    <w:rsid w:val="002664A8"/>
    <w:rsid w:val="00273697"/>
    <w:rsid w:val="0028279C"/>
    <w:rsid w:val="002935DC"/>
    <w:rsid w:val="002C3FF9"/>
    <w:rsid w:val="003201D7"/>
    <w:rsid w:val="00323EE6"/>
    <w:rsid w:val="003250D8"/>
    <w:rsid w:val="00326990"/>
    <w:rsid w:val="00332890"/>
    <w:rsid w:val="00334BE2"/>
    <w:rsid w:val="00336D9D"/>
    <w:rsid w:val="003412FF"/>
    <w:rsid w:val="00351D70"/>
    <w:rsid w:val="003578EE"/>
    <w:rsid w:val="003675B0"/>
    <w:rsid w:val="00367619"/>
    <w:rsid w:val="0037739F"/>
    <w:rsid w:val="003778D0"/>
    <w:rsid w:val="00381D07"/>
    <w:rsid w:val="00383190"/>
    <w:rsid w:val="0039151A"/>
    <w:rsid w:val="003A73DA"/>
    <w:rsid w:val="003B15B4"/>
    <w:rsid w:val="003B1D56"/>
    <w:rsid w:val="003C2E32"/>
    <w:rsid w:val="003C6218"/>
    <w:rsid w:val="003D35C2"/>
    <w:rsid w:val="003D7559"/>
    <w:rsid w:val="003D7F00"/>
    <w:rsid w:val="003F308C"/>
    <w:rsid w:val="0041174A"/>
    <w:rsid w:val="00415AB6"/>
    <w:rsid w:val="00417226"/>
    <w:rsid w:val="00421583"/>
    <w:rsid w:val="004241F4"/>
    <w:rsid w:val="00426C0E"/>
    <w:rsid w:val="004344DD"/>
    <w:rsid w:val="0043783B"/>
    <w:rsid w:val="0045058C"/>
    <w:rsid w:val="0045446F"/>
    <w:rsid w:val="0045628F"/>
    <w:rsid w:val="00463FAA"/>
    <w:rsid w:val="0047399C"/>
    <w:rsid w:val="004767DC"/>
    <w:rsid w:val="0047709B"/>
    <w:rsid w:val="00483B7A"/>
    <w:rsid w:val="00483EB7"/>
    <w:rsid w:val="004A303A"/>
    <w:rsid w:val="004A32D2"/>
    <w:rsid w:val="004A6E12"/>
    <w:rsid w:val="004B1A9D"/>
    <w:rsid w:val="004B2066"/>
    <w:rsid w:val="004C269A"/>
    <w:rsid w:val="004C3EDC"/>
    <w:rsid w:val="004D17FE"/>
    <w:rsid w:val="004E3605"/>
    <w:rsid w:val="004E77A2"/>
    <w:rsid w:val="004F206C"/>
    <w:rsid w:val="004F633A"/>
    <w:rsid w:val="004F6B0C"/>
    <w:rsid w:val="005016BD"/>
    <w:rsid w:val="0050279E"/>
    <w:rsid w:val="005255F9"/>
    <w:rsid w:val="00544D4E"/>
    <w:rsid w:val="00546D7B"/>
    <w:rsid w:val="00550ABA"/>
    <w:rsid w:val="00567661"/>
    <w:rsid w:val="00581887"/>
    <w:rsid w:val="00582D80"/>
    <w:rsid w:val="00584B9D"/>
    <w:rsid w:val="00585DF5"/>
    <w:rsid w:val="00591BA2"/>
    <w:rsid w:val="00592C5B"/>
    <w:rsid w:val="005A275E"/>
    <w:rsid w:val="005B1593"/>
    <w:rsid w:val="005B39B2"/>
    <w:rsid w:val="005B54E6"/>
    <w:rsid w:val="005B6CD3"/>
    <w:rsid w:val="005B72C9"/>
    <w:rsid w:val="005D3685"/>
    <w:rsid w:val="005D747B"/>
    <w:rsid w:val="005E1EFC"/>
    <w:rsid w:val="005E3E56"/>
    <w:rsid w:val="005E4B84"/>
    <w:rsid w:val="005F13BC"/>
    <w:rsid w:val="005F1ACB"/>
    <w:rsid w:val="005F23F3"/>
    <w:rsid w:val="005F5B01"/>
    <w:rsid w:val="0060636A"/>
    <w:rsid w:val="00610824"/>
    <w:rsid w:val="00611BAD"/>
    <w:rsid w:val="0061579B"/>
    <w:rsid w:val="00620770"/>
    <w:rsid w:val="00630F23"/>
    <w:rsid w:val="00646011"/>
    <w:rsid w:val="00650BF6"/>
    <w:rsid w:val="00661C81"/>
    <w:rsid w:val="00662067"/>
    <w:rsid w:val="006676EB"/>
    <w:rsid w:val="0068356F"/>
    <w:rsid w:val="00684AFC"/>
    <w:rsid w:val="00691538"/>
    <w:rsid w:val="00692E29"/>
    <w:rsid w:val="00695E80"/>
    <w:rsid w:val="006A2DF4"/>
    <w:rsid w:val="006B026C"/>
    <w:rsid w:val="006C7CD8"/>
    <w:rsid w:val="006D2D69"/>
    <w:rsid w:val="006E485A"/>
    <w:rsid w:val="006E7E98"/>
    <w:rsid w:val="006F4595"/>
    <w:rsid w:val="006F797F"/>
    <w:rsid w:val="00704F76"/>
    <w:rsid w:val="00715B9A"/>
    <w:rsid w:val="00715E03"/>
    <w:rsid w:val="00716860"/>
    <w:rsid w:val="00726BDE"/>
    <w:rsid w:val="00751347"/>
    <w:rsid w:val="00776639"/>
    <w:rsid w:val="007945B1"/>
    <w:rsid w:val="007A73AF"/>
    <w:rsid w:val="007B46DD"/>
    <w:rsid w:val="007B7B8F"/>
    <w:rsid w:val="007C51DE"/>
    <w:rsid w:val="007D1575"/>
    <w:rsid w:val="007D413E"/>
    <w:rsid w:val="007D4A17"/>
    <w:rsid w:val="007E00D7"/>
    <w:rsid w:val="007E6397"/>
    <w:rsid w:val="007F780F"/>
    <w:rsid w:val="0080304E"/>
    <w:rsid w:val="0082669C"/>
    <w:rsid w:val="00831309"/>
    <w:rsid w:val="00837E83"/>
    <w:rsid w:val="008406CB"/>
    <w:rsid w:val="008441A3"/>
    <w:rsid w:val="00872137"/>
    <w:rsid w:val="00895910"/>
    <w:rsid w:val="008A5145"/>
    <w:rsid w:val="008B1476"/>
    <w:rsid w:val="008D1799"/>
    <w:rsid w:val="008D28B8"/>
    <w:rsid w:val="008E0682"/>
    <w:rsid w:val="008E09C9"/>
    <w:rsid w:val="008E66D0"/>
    <w:rsid w:val="008F19B9"/>
    <w:rsid w:val="008F1DCE"/>
    <w:rsid w:val="008F2553"/>
    <w:rsid w:val="00902C10"/>
    <w:rsid w:val="00905E09"/>
    <w:rsid w:val="0092066A"/>
    <w:rsid w:val="009251F3"/>
    <w:rsid w:val="00970F4D"/>
    <w:rsid w:val="009764A3"/>
    <w:rsid w:val="00984DE3"/>
    <w:rsid w:val="009A0415"/>
    <w:rsid w:val="009B292C"/>
    <w:rsid w:val="009B5533"/>
    <w:rsid w:val="009B62F4"/>
    <w:rsid w:val="009D49F4"/>
    <w:rsid w:val="009D7A91"/>
    <w:rsid w:val="009E3DB5"/>
    <w:rsid w:val="009E502B"/>
    <w:rsid w:val="009E6031"/>
    <w:rsid w:val="009F10BA"/>
    <w:rsid w:val="009F2D5C"/>
    <w:rsid w:val="009F5392"/>
    <w:rsid w:val="009F7EE9"/>
    <w:rsid w:val="00A03287"/>
    <w:rsid w:val="00A102F2"/>
    <w:rsid w:val="00A25763"/>
    <w:rsid w:val="00A26670"/>
    <w:rsid w:val="00A27E48"/>
    <w:rsid w:val="00A340F3"/>
    <w:rsid w:val="00A45145"/>
    <w:rsid w:val="00A6165E"/>
    <w:rsid w:val="00A72521"/>
    <w:rsid w:val="00A733D7"/>
    <w:rsid w:val="00A81F90"/>
    <w:rsid w:val="00A8286C"/>
    <w:rsid w:val="00A8300B"/>
    <w:rsid w:val="00A83084"/>
    <w:rsid w:val="00AA67DD"/>
    <w:rsid w:val="00AB3E75"/>
    <w:rsid w:val="00AC1462"/>
    <w:rsid w:val="00AD7441"/>
    <w:rsid w:val="00AF1207"/>
    <w:rsid w:val="00AF69BB"/>
    <w:rsid w:val="00B13290"/>
    <w:rsid w:val="00B14B9E"/>
    <w:rsid w:val="00B208BA"/>
    <w:rsid w:val="00B21E30"/>
    <w:rsid w:val="00B24251"/>
    <w:rsid w:val="00B252FF"/>
    <w:rsid w:val="00B256D1"/>
    <w:rsid w:val="00B54345"/>
    <w:rsid w:val="00B77320"/>
    <w:rsid w:val="00B77E2B"/>
    <w:rsid w:val="00B815BF"/>
    <w:rsid w:val="00B85FBF"/>
    <w:rsid w:val="00BC109F"/>
    <w:rsid w:val="00BC337F"/>
    <w:rsid w:val="00BC6D6D"/>
    <w:rsid w:val="00BE383D"/>
    <w:rsid w:val="00BF291D"/>
    <w:rsid w:val="00BF4E38"/>
    <w:rsid w:val="00C05007"/>
    <w:rsid w:val="00C0559A"/>
    <w:rsid w:val="00C33641"/>
    <w:rsid w:val="00C42C4F"/>
    <w:rsid w:val="00C4623E"/>
    <w:rsid w:val="00C46396"/>
    <w:rsid w:val="00C60C28"/>
    <w:rsid w:val="00C62C4A"/>
    <w:rsid w:val="00C665B6"/>
    <w:rsid w:val="00C67DBA"/>
    <w:rsid w:val="00C72064"/>
    <w:rsid w:val="00C74F98"/>
    <w:rsid w:val="00C937FB"/>
    <w:rsid w:val="00C93D76"/>
    <w:rsid w:val="00CA1A51"/>
    <w:rsid w:val="00CC56C6"/>
    <w:rsid w:val="00CC6810"/>
    <w:rsid w:val="00CC7E49"/>
    <w:rsid w:val="00CD3884"/>
    <w:rsid w:val="00CE16CB"/>
    <w:rsid w:val="00CF113F"/>
    <w:rsid w:val="00D01C54"/>
    <w:rsid w:val="00D20417"/>
    <w:rsid w:val="00D24698"/>
    <w:rsid w:val="00D26E4C"/>
    <w:rsid w:val="00D276E3"/>
    <w:rsid w:val="00D322E4"/>
    <w:rsid w:val="00D32EED"/>
    <w:rsid w:val="00D35DBF"/>
    <w:rsid w:val="00D409BE"/>
    <w:rsid w:val="00D478B6"/>
    <w:rsid w:val="00D55934"/>
    <w:rsid w:val="00D56B26"/>
    <w:rsid w:val="00D60515"/>
    <w:rsid w:val="00D630E1"/>
    <w:rsid w:val="00D649B2"/>
    <w:rsid w:val="00D733C5"/>
    <w:rsid w:val="00D8367D"/>
    <w:rsid w:val="00D917B0"/>
    <w:rsid w:val="00D9289C"/>
    <w:rsid w:val="00D934B7"/>
    <w:rsid w:val="00DA2087"/>
    <w:rsid w:val="00DA7752"/>
    <w:rsid w:val="00DB070D"/>
    <w:rsid w:val="00DB4008"/>
    <w:rsid w:val="00DB50F5"/>
    <w:rsid w:val="00DC5D5B"/>
    <w:rsid w:val="00DD02E8"/>
    <w:rsid w:val="00DF3865"/>
    <w:rsid w:val="00DF7B7F"/>
    <w:rsid w:val="00E00FCC"/>
    <w:rsid w:val="00E16176"/>
    <w:rsid w:val="00E207CA"/>
    <w:rsid w:val="00E21776"/>
    <w:rsid w:val="00E27AA1"/>
    <w:rsid w:val="00E42FBC"/>
    <w:rsid w:val="00E43CB6"/>
    <w:rsid w:val="00E47377"/>
    <w:rsid w:val="00E56E99"/>
    <w:rsid w:val="00E60F61"/>
    <w:rsid w:val="00E64120"/>
    <w:rsid w:val="00E65113"/>
    <w:rsid w:val="00E72281"/>
    <w:rsid w:val="00E8458F"/>
    <w:rsid w:val="00E86CAE"/>
    <w:rsid w:val="00E93563"/>
    <w:rsid w:val="00EA1EBD"/>
    <w:rsid w:val="00EA48C2"/>
    <w:rsid w:val="00EB10BA"/>
    <w:rsid w:val="00EC2BDC"/>
    <w:rsid w:val="00ED1D1E"/>
    <w:rsid w:val="00ED287D"/>
    <w:rsid w:val="00EE4C54"/>
    <w:rsid w:val="00EE5D9F"/>
    <w:rsid w:val="00EF05D9"/>
    <w:rsid w:val="00F03E87"/>
    <w:rsid w:val="00F06BB6"/>
    <w:rsid w:val="00F23E03"/>
    <w:rsid w:val="00F32D69"/>
    <w:rsid w:val="00F33BEF"/>
    <w:rsid w:val="00F45820"/>
    <w:rsid w:val="00F54AD5"/>
    <w:rsid w:val="00F7009C"/>
    <w:rsid w:val="00F733CB"/>
    <w:rsid w:val="00F81936"/>
    <w:rsid w:val="00F83FD1"/>
    <w:rsid w:val="00F864FC"/>
    <w:rsid w:val="00FA7425"/>
    <w:rsid w:val="00FB13F8"/>
    <w:rsid w:val="00FD1946"/>
    <w:rsid w:val="00FD78FF"/>
    <w:rsid w:val="00FE19C0"/>
    <w:rsid w:val="00FE45DA"/>
    <w:rsid w:val="00FF143F"/>
    <w:rsid w:val="00FF5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82"/>
    <o:shapelayout v:ext="edit">
      <o:idmap v:ext="edit" data="2"/>
    </o:shapelayout>
  </w:shapeDefaults>
  <w:decimalSymbol w:val="."/>
  <w:listSeparator w:val=","/>
  <w14:docId w14:val="10DD429B"/>
  <w15:docId w15:val="{5BC79DDB-2DC7-4D79-A07E-11B72D201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7DD"/>
    <w:rPr>
      <w:rFonts w:ascii="Times New Roman" w:eastAsia="Times New Roman" w:hAnsi="Times New Roman" w:cs="Times New Roman"/>
    </w:rPr>
  </w:style>
  <w:style w:type="paragraph" w:styleId="Heading1">
    <w:name w:val="heading 1"/>
    <w:basedOn w:val="Normal"/>
    <w:link w:val="Heading1Char"/>
    <w:uiPriority w:val="9"/>
    <w:qFormat/>
    <w:pPr>
      <w:numPr>
        <w:numId w:val="18"/>
      </w:numPr>
      <w:spacing w:before="77"/>
      <w:ind w:right="1070"/>
      <w:outlineLvl w:val="0"/>
    </w:pPr>
    <w:rPr>
      <w:b/>
      <w:bCs/>
      <w:sz w:val="32"/>
      <w:szCs w:val="32"/>
    </w:rPr>
  </w:style>
  <w:style w:type="paragraph" w:styleId="Heading2">
    <w:name w:val="heading 2"/>
    <w:basedOn w:val="Normal"/>
    <w:link w:val="Heading2Char"/>
    <w:uiPriority w:val="9"/>
    <w:unhideWhenUsed/>
    <w:qFormat/>
    <w:rsid w:val="00582D80"/>
    <w:pPr>
      <w:numPr>
        <w:ilvl w:val="1"/>
        <w:numId w:val="18"/>
      </w:numPr>
      <w:jc w:val="left"/>
      <w:outlineLvl w:val="1"/>
    </w:pPr>
    <w:rPr>
      <w:b/>
      <w:bCs/>
      <w:sz w:val="28"/>
      <w:szCs w:val="28"/>
    </w:rPr>
  </w:style>
  <w:style w:type="paragraph" w:styleId="Heading3">
    <w:name w:val="heading 3"/>
    <w:basedOn w:val="Normal"/>
    <w:link w:val="Heading3Char"/>
    <w:uiPriority w:val="9"/>
    <w:unhideWhenUsed/>
    <w:qFormat/>
    <w:pPr>
      <w:numPr>
        <w:ilvl w:val="2"/>
        <w:numId w:val="18"/>
      </w:numPr>
      <w:outlineLvl w:val="2"/>
    </w:pPr>
    <w:rPr>
      <w:b/>
      <w:bCs/>
      <w:sz w:val="24"/>
      <w:szCs w:val="24"/>
    </w:rPr>
  </w:style>
  <w:style w:type="paragraph" w:styleId="Heading4">
    <w:name w:val="heading 4"/>
    <w:basedOn w:val="Normal"/>
    <w:next w:val="Normal"/>
    <w:link w:val="Heading4Char"/>
    <w:uiPriority w:val="9"/>
    <w:semiHidden/>
    <w:unhideWhenUsed/>
    <w:qFormat/>
    <w:rsid w:val="00582D80"/>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82D80"/>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82D80"/>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82D80"/>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82D80"/>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D80"/>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34" w:hanging="361"/>
    </w:pPr>
  </w:style>
  <w:style w:type="paragraph" w:customStyle="1" w:styleId="TableParagraph">
    <w:name w:val="Table Paragraph"/>
    <w:basedOn w:val="Normal"/>
    <w:uiPriority w:val="1"/>
    <w:qFormat/>
  </w:style>
  <w:style w:type="table" w:styleId="TableGrid">
    <w:name w:val="Table Grid"/>
    <w:basedOn w:val="TableNormal"/>
    <w:uiPriority w:val="39"/>
    <w:rsid w:val="00C6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2C4A"/>
    <w:pPr>
      <w:tabs>
        <w:tab w:val="center" w:pos="4513"/>
        <w:tab w:val="right" w:pos="9026"/>
      </w:tabs>
    </w:pPr>
  </w:style>
  <w:style w:type="character" w:customStyle="1" w:styleId="HeaderChar">
    <w:name w:val="Header Char"/>
    <w:basedOn w:val="DefaultParagraphFont"/>
    <w:link w:val="Header"/>
    <w:uiPriority w:val="99"/>
    <w:rsid w:val="00C62C4A"/>
    <w:rPr>
      <w:rFonts w:ascii="Times New Roman" w:eastAsia="Times New Roman" w:hAnsi="Times New Roman" w:cs="Times New Roman"/>
    </w:rPr>
  </w:style>
  <w:style w:type="paragraph" w:styleId="Footer">
    <w:name w:val="footer"/>
    <w:basedOn w:val="Normal"/>
    <w:link w:val="FooterChar"/>
    <w:uiPriority w:val="99"/>
    <w:unhideWhenUsed/>
    <w:rsid w:val="00C62C4A"/>
    <w:pPr>
      <w:tabs>
        <w:tab w:val="center" w:pos="4513"/>
        <w:tab w:val="right" w:pos="9026"/>
      </w:tabs>
    </w:pPr>
  </w:style>
  <w:style w:type="character" w:customStyle="1" w:styleId="FooterChar">
    <w:name w:val="Footer Char"/>
    <w:basedOn w:val="DefaultParagraphFont"/>
    <w:link w:val="Footer"/>
    <w:uiPriority w:val="99"/>
    <w:rsid w:val="00C62C4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D17FE"/>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56B26"/>
    <w:rPr>
      <w:rFonts w:ascii="Times New Roman" w:eastAsia="Times New Roman" w:hAnsi="Times New Roman" w:cs="Times New Roman"/>
      <w:b/>
      <w:bCs/>
      <w:sz w:val="24"/>
      <w:szCs w:val="24"/>
    </w:rPr>
  </w:style>
  <w:style w:type="character" w:customStyle="1" w:styleId="sw">
    <w:name w:val="sw"/>
    <w:basedOn w:val="DefaultParagraphFont"/>
    <w:rsid w:val="0041174A"/>
  </w:style>
  <w:style w:type="character" w:customStyle="1" w:styleId="Heading2Char">
    <w:name w:val="Heading 2 Char"/>
    <w:basedOn w:val="DefaultParagraphFont"/>
    <w:link w:val="Heading2"/>
    <w:uiPriority w:val="9"/>
    <w:rsid w:val="00582D80"/>
    <w:rPr>
      <w:rFonts w:ascii="Times New Roman" w:eastAsia="Times New Roman" w:hAnsi="Times New Roman" w:cs="Times New Roman"/>
      <w:b/>
      <w:bCs/>
      <w:sz w:val="28"/>
      <w:szCs w:val="28"/>
    </w:rPr>
  </w:style>
  <w:style w:type="paragraph" w:styleId="Caption">
    <w:name w:val="caption"/>
    <w:basedOn w:val="Normal"/>
    <w:next w:val="Normal"/>
    <w:uiPriority w:val="35"/>
    <w:unhideWhenUsed/>
    <w:qFormat/>
    <w:rsid w:val="009A0415"/>
    <w:pPr>
      <w:spacing w:after="200" w:line="240" w:lineRule="auto"/>
    </w:pPr>
    <w:rPr>
      <w:i/>
      <w:iCs/>
      <w:color w:val="1F497D" w:themeColor="text2"/>
      <w:sz w:val="18"/>
      <w:szCs w:val="18"/>
    </w:rPr>
  </w:style>
  <w:style w:type="paragraph" w:styleId="NormalWeb">
    <w:name w:val="Normal (Web)"/>
    <w:basedOn w:val="Normal"/>
    <w:uiPriority w:val="99"/>
    <w:unhideWhenUsed/>
    <w:rsid w:val="003C6218"/>
    <w:pPr>
      <w:spacing w:before="100" w:beforeAutospacing="1" w:after="100" w:afterAutospacing="1" w:line="240" w:lineRule="auto"/>
      <w:jc w:val="left"/>
    </w:pPr>
    <w:rPr>
      <w:sz w:val="24"/>
      <w:szCs w:val="24"/>
      <w:lang w:val="en-IN" w:eastAsia="en-IN"/>
    </w:rPr>
  </w:style>
  <w:style w:type="character" w:styleId="Strong">
    <w:name w:val="Strong"/>
    <w:basedOn w:val="DefaultParagraphFont"/>
    <w:uiPriority w:val="22"/>
    <w:qFormat/>
    <w:rsid w:val="003C6218"/>
    <w:rPr>
      <w:b/>
      <w:bCs/>
    </w:rPr>
  </w:style>
  <w:style w:type="paragraph" w:customStyle="1" w:styleId="wp-caption-text">
    <w:name w:val="wp-caption-text"/>
    <w:basedOn w:val="Normal"/>
    <w:rsid w:val="00F33BEF"/>
    <w:pPr>
      <w:spacing w:before="100" w:beforeAutospacing="1" w:after="100" w:afterAutospacing="1" w:line="240" w:lineRule="auto"/>
      <w:jc w:val="left"/>
    </w:pPr>
    <w:rPr>
      <w:sz w:val="24"/>
      <w:szCs w:val="24"/>
      <w:lang w:val="en-IN" w:eastAsia="en-IN"/>
    </w:rPr>
  </w:style>
  <w:style w:type="character" w:styleId="Hyperlink">
    <w:name w:val="Hyperlink"/>
    <w:basedOn w:val="DefaultParagraphFont"/>
    <w:uiPriority w:val="99"/>
    <w:unhideWhenUsed/>
    <w:rsid w:val="00DD02E8"/>
    <w:rPr>
      <w:color w:val="0000FF"/>
      <w:u w:val="single"/>
    </w:rPr>
  </w:style>
  <w:style w:type="character" w:styleId="UnresolvedMention">
    <w:name w:val="Unresolved Mention"/>
    <w:basedOn w:val="DefaultParagraphFont"/>
    <w:uiPriority w:val="99"/>
    <w:semiHidden/>
    <w:unhideWhenUsed/>
    <w:rsid w:val="00E60F61"/>
    <w:rPr>
      <w:color w:val="605E5C"/>
      <w:shd w:val="clear" w:color="auto" w:fill="E1DFDD"/>
    </w:rPr>
  </w:style>
  <w:style w:type="paragraph" w:styleId="HTMLPreformatted">
    <w:name w:val="HTML Preformatted"/>
    <w:basedOn w:val="Normal"/>
    <w:link w:val="HTMLPreformattedChar"/>
    <w:uiPriority w:val="99"/>
    <w:semiHidden/>
    <w:unhideWhenUsed/>
    <w:rsid w:val="00902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02C10"/>
    <w:rPr>
      <w:rFonts w:ascii="Courier New" w:eastAsia="Times New Roman" w:hAnsi="Courier New" w:cs="Courier New"/>
      <w:sz w:val="20"/>
      <w:szCs w:val="20"/>
      <w:lang w:val="en-IN" w:eastAsia="en-IN"/>
    </w:rPr>
  </w:style>
  <w:style w:type="character" w:styleId="FollowedHyperlink">
    <w:name w:val="FollowedHyperlink"/>
    <w:basedOn w:val="DefaultParagraphFont"/>
    <w:uiPriority w:val="99"/>
    <w:semiHidden/>
    <w:unhideWhenUsed/>
    <w:rsid w:val="00582D80"/>
    <w:rPr>
      <w:color w:val="800080" w:themeColor="followedHyperlink"/>
      <w:u w:val="single"/>
    </w:rPr>
  </w:style>
  <w:style w:type="character" w:customStyle="1" w:styleId="Heading4Char">
    <w:name w:val="Heading 4 Char"/>
    <w:basedOn w:val="DefaultParagraphFont"/>
    <w:link w:val="Heading4"/>
    <w:uiPriority w:val="9"/>
    <w:semiHidden/>
    <w:rsid w:val="00582D8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82D8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82D8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82D8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82D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D80"/>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0A77A7"/>
  </w:style>
  <w:style w:type="character" w:customStyle="1" w:styleId="hljs-string">
    <w:name w:val="hljs-string"/>
    <w:basedOn w:val="DefaultParagraphFont"/>
    <w:rsid w:val="000A77A7"/>
  </w:style>
  <w:style w:type="character" w:customStyle="1" w:styleId="Heading1Char">
    <w:name w:val="Heading 1 Char"/>
    <w:basedOn w:val="DefaultParagraphFont"/>
    <w:link w:val="Heading1"/>
    <w:uiPriority w:val="9"/>
    <w:rsid w:val="00122229"/>
    <w:rPr>
      <w:rFonts w:ascii="Times New Roman" w:eastAsia="Times New Roman" w:hAnsi="Times New Roman" w:cs="Times New Roman"/>
      <w:b/>
      <w:bCs/>
      <w:sz w:val="32"/>
      <w:szCs w:val="32"/>
    </w:rPr>
  </w:style>
  <w:style w:type="character" w:styleId="Emphasis">
    <w:name w:val="Emphasis"/>
    <w:basedOn w:val="DefaultParagraphFont"/>
    <w:uiPriority w:val="20"/>
    <w:qFormat/>
    <w:rsid w:val="00122229"/>
    <w:rPr>
      <w:i/>
      <w:iCs/>
    </w:rPr>
  </w:style>
  <w:style w:type="paragraph" w:customStyle="1" w:styleId="paragraph">
    <w:name w:val="paragraph"/>
    <w:basedOn w:val="Normal"/>
    <w:rsid w:val="00D934B7"/>
    <w:pPr>
      <w:spacing w:before="100" w:beforeAutospacing="1" w:after="100" w:afterAutospacing="1" w:line="240" w:lineRule="auto"/>
      <w:jc w:val="left"/>
    </w:pPr>
    <w:rPr>
      <w:rFonts w:eastAsiaTheme="minorEastAsia"/>
      <w:sz w:val="24"/>
      <w:szCs w:val="24"/>
    </w:rPr>
  </w:style>
  <w:style w:type="character" w:customStyle="1" w:styleId="normaltextrun">
    <w:name w:val="normaltextrun"/>
    <w:basedOn w:val="DefaultParagraphFont"/>
    <w:rsid w:val="00D934B7"/>
  </w:style>
  <w:style w:type="character" w:customStyle="1" w:styleId="eop">
    <w:name w:val="eop"/>
    <w:basedOn w:val="DefaultParagraphFont"/>
    <w:rsid w:val="00D934B7"/>
  </w:style>
  <w:style w:type="paragraph" w:styleId="Revision">
    <w:name w:val="Revision"/>
    <w:hidden/>
    <w:uiPriority w:val="99"/>
    <w:semiHidden/>
    <w:rsid w:val="0011357A"/>
    <w:pPr>
      <w:spacing w:line="240" w:lineRule="auto"/>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5720">
      <w:bodyDiv w:val="1"/>
      <w:marLeft w:val="0"/>
      <w:marRight w:val="0"/>
      <w:marTop w:val="0"/>
      <w:marBottom w:val="0"/>
      <w:divBdr>
        <w:top w:val="none" w:sz="0" w:space="0" w:color="auto"/>
        <w:left w:val="none" w:sz="0" w:space="0" w:color="auto"/>
        <w:bottom w:val="none" w:sz="0" w:space="0" w:color="auto"/>
        <w:right w:val="none" w:sz="0" w:space="0" w:color="auto"/>
      </w:divBdr>
      <w:divsChild>
        <w:div w:id="656375600">
          <w:marLeft w:val="0"/>
          <w:marRight w:val="0"/>
          <w:marTop w:val="0"/>
          <w:marBottom w:val="0"/>
          <w:divBdr>
            <w:top w:val="none" w:sz="0" w:space="0" w:color="auto"/>
            <w:left w:val="none" w:sz="0" w:space="0" w:color="auto"/>
            <w:bottom w:val="none" w:sz="0" w:space="0" w:color="auto"/>
            <w:right w:val="none" w:sz="0" w:space="0" w:color="auto"/>
          </w:divBdr>
        </w:div>
      </w:divsChild>
    </w:div>
    <w:div w:id="5838519">
      <w:bodyDiv w:val="1"/>
      <w:marLeft w:val="0"/>
      <w:marRight w:val="0"/>
      <w:marTop w:val="0"/>
      <w:marBottom w:val="0"/>
      <w:divBdr>
        <w:top w:val="none" w:sz="0" w:space="0" w:color="auto"/>
        <w:left w:val="none" w:sz="0" w:space="0" w:color="auto"/>
        <w:bottom w:val="none" w:sz="0" w:space="0" w:color="auto"/>
        <w:right w:val="none" w:sz="0" w:space="0" w:color="auto"/>
      </w:divBdr>
    </w:div>
    <w:div w:id="14617308">
      <w:bodyDiv w:val="1"/>
      <w:marLeft w:val="0"/>
      <w:marRight w:val="0"/>
      <w:marTop w:val="0"/>
      <w:marBottom w:val="0"/>
      <w:divBdr>
        <w:top w:val="none" w:sz="0" w:space="0" w:color="auto"/>
        <w:left w:val="none" w:sz="0" w:space="0" w:color="auto"/>
        <w:bottom w:val="none" w:sz="0" w:space="0" w:color="auto"/>
        <w:right w:val="none" w:sz="0" w:space="0" w:color="auto"/>
      </w:divBdr>
    </w:div>
    <w:div w:id="14696085">
      <w:bodyDiv w:val="1"/>
      <w:marLeft w:val="0"/>
      <w:marRight w:val="0"/>
      <w:marTop w:val="0"/>
      <w:marBottom w:val="0"/>
      <w:divBdr>
        <w:top w:val="none" w:sz="0" w:space="0" w:color="auto"/>
        <w:left w:val="none" w:sz="0" w:space="0" w:color="auto"/>
        <w:bottom w:val="none" w:sz="0" w:space="0" w:color="auto"/>
        <w:right w:val="none" w:sz="0" w:space="0" w:color="auto"/>
      </w:divBdr>
    </w:div>
    <w:div w:id="19859407">
      <w:bodyDiv w:val="1"/>
      <w:marLeft w:val="0"/>
      <w:marRight w:val="0"/>
      <w:marTop w:val="0"/>
      <w:marBottom w:val="0"/>
      <w:divBdr>
        <w:top w:val="none" w:sz="0" w:space="0" w:color="auto"/>
        <w:left w:val="none" w:sz="0" w:space="0" w:color="auto"/>
        <w:bottom w:val="none" w:sz="0" w:space="0" w:color="auto"/>
        <w:right w:val="none" w:sz="0" w:space="0" w:color="auto"/>
      </w:divBdr>
    </w:div>
    <w:div w:id="28264100">
      <w:bodyDiv w:val="1"/>
      <w:marLeft w:val="0"/>
      <w:marRight w:val="0"/>
      <w:marTop w:val="0"/>
      <w:marBottom w:val="0"/>
      <w:divBdr>
        <w:top w:val="none" w:sz="0" w:space="0" w:color="auto"/>
        <w:left w:val="none" w:sz="0" w:space="0" w:color="auto"/>
        <w:bottom w:val="none" w:sz="0" w:space="0" w:color="auto"/>
        <w:right w:val="none" w:sz="0" w:space="0" w:color="auto"/>
      </w:divBdr>
      <w:divsChild>
        <w:div w:id="637994294">
          <w:marLeft w:val="0"/>
          <w:marRight w:val="0"/>
          <w:marTop w:val="0"/>
          <w:marBottom w:val="0"/>
          <w:divBdr>
            <w:top w:val="none" w:sz="0" w:space="0" w:color="auto"/>
            <w:left w:val="none" w:sz="0" w:space="0" w:color="auto"/>
            <w:bottom w:val="none" w:sz="0" w:space="0" w:color="auto"/>
            <w:right w:val="none" w:sz="0" w:space="0" w:color="auto"/>
          </w:divBdr>
          <w:divsChild>
            <w:div w:id="18383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5726">
      <w:bodyDiv w:val="1"/>
      <w:marLeft w:val="0"/>
      <w:marRight w:val="0"/>
      <w:marTop w:val="0"/>
      <w:marBottom w:val="0"/>
      <w:divBdr>
        <w:top w:val="none" w:sz="0" w:space="0" w:color="auto"/>
        <w:left w:val="none" w:sz="0" w:space="0" w:color="auto"/>
        <w:bottom w:val="none" w:sz="0" w:space="0" w:color="auto"/>
        <w:right w:val="none" w:sz="0" w:space="0" w:color="auto"/>
      </w:divBdr>
      <w:divsChild>
        <w:div w:id="212892881">
          <w:marLeft w:val="0"/>
          <w:marRight w:val="0"/>
          <w:marTop w:val="0"/>
          <w:marBottom w:val="0"/>
          <w:divBdr>
            <w:top w:val="none" w:sz="0" w:space="0" w:color="auto"/>
            <w:left w:val="none" w:sz="0" w:space="0" w:color="auto"/>
            <w:bottom w:val="none" w:sz="0" w:space="0" w:color="auto"/>
            <w:right w:val="none" w:sz="0" w:space="0" w:color="auto"/>
          </w:divBdr>
          <w:divsChild>
            <w:div w:id="1890533459">
              <w:marLeft w:val="0"/>
              <w:marRight w:val="0"/>
              <w:marTop w:val="0"/>
              <w:marBottom w:val="0"/>
              <w:divBdr>
                <w:top w:val="none" w:sz="0" w:space="0" w:color="auto"/>
                <w:left w:val="none" w:sz="0" w:space="0" w:color="auto"/>
                <w:bottom w:val="none" w:sz="0" w:space="0" w:color="auto"/>
                <w:right w:val="none" w:sz="0" w:space="0" w:color="auto"/>
              </w:divBdr>
              <w:divsChild>
                <w:div w:id="99105962">
                  <w:marLeft w:val="0"/>
                  <w:marRight w:val="0"/>
                  <w:marTop w:val="0"/>
                  <w:marBottom w:val="0"/>
                  <w:divBdr>
                    <w:top w:val="none" w:sz="0" w:space="0" w:color="auto"/>
                    <w:left w:val="none" w:sz="0" w:space="0" w:color="auto"/>
                    <w:bottom w:val="none" w:sz="0" w:space="0" w:color="auto"/>
                    <w:right w:val="none" w:sz="0" w:space="0" w:color="auto"/>
                  </w:divBdr>
                  <w:divsChild>
                    <w:div w:id="2146771497">
                      <w:marLeft w:val="0"/>
                      <w:marRight w:val="0"/>
                      <w:marTop w:val="0"/>
                      <w:marBottom w:val="0"/>
                      <w:divBdr>
                        <w:top w:val="none" w:sz="0" w:space="0" w:color="auto"/>
                        <w:left w:val="none" w:sz="0" w:space="0" w:color="auto"/>
                        <w:bottom w:val="none" w:sz="0" w:space="0" w:color="auto"/>
                        <w:right w:val="none" w:sz="0" w:space="0" w:color="auto"/>
                      </w:divBdr>
                      <w:divsChild>
                        <w:div w:id="725224055">
                          <w:marLeft w:val="0"/>
                          <w:marRight w:val="0"/>
                          <w:marTop w:val="15"/>
                          <w:marBottom w:val="0"/>
                          <w:divBdr>
                            <w:top w:val="none" w:sz="0" w:space="0" w:color="auto"/>
                            <w:left w:val="none" w:sz="0" w:space="0" w:color="auto"/>
                            <w:bottom w:val="none" w:sz="0" w:space="0" w:color="auto"/>
                            <w:right w:val="none" w:sz="0" w:space="0" w:color="auto"/>
                          </w:divBdr>
                          <w:divsChild>
                            <w:div w:id="1840653939">
                              <w:marLeft w:val="0"/>
                              <w:marRight w:val="15"/>
                              <w:marTop w:val="0"/>
                              <w:marBottom w:val="0"/>
                              <w:divBdr>
                                <w:top w:val="none" w:sz="0" w:space="0" w:color="auto"/>
                                <w:left w:val="none" w:sz="0" w:space="0" w:color="auto"/>
                                <w:bottom w:val="none" w:sz="0" w:space="0" w:color="auto"/>
                                <w:right w:val="none" w:sz="0" w:space="0" w:color="auto"/>
                              </w:divBdr>
                              <w:divsChild>
                                <w:div w:id="16078723">
                                  <w:marLeft w:val="0"/>
                                  <w:marRight w:val="0"/>
                                  <w:marTop w:val="0"/>
                                  <w:marBottom w:val="0"/>
                                  <w:divBdr>
                                    <w:top w:val="none" w:sz="0" w:space="0" w:color="auto"/>
                                    <w:left w:val="none" w:sz="0" w:space="0" w:color="auto"/>
                                    <w:bottom w:val="none" w:sz="0" w:space="0" w:color="auto"/>
                                    <w:right w:val="none" w:sz="0" w:space="0" w:color="auto"/>
                                  </w:divBdr>
                                  <w:divsChild>
                                    <w:div w:id="1077945610">
                                      <w:marLeft w:val="0"/>
                                      <w:marRight w:val="0"/>
                                      <w:marTop w:val="0"/>
                                      <w:marBottom w:val="0"/>
                                      <w:divBdr>
                                        <w:top w:val="none" w:sz="0" w:space="0" w:color="auto"/>
                                        <w:left w:val="none" w:sz="0" w:space="0" w:color="auto"/>
                                        <w:bottom w:val="none" w:sz="0" w:space="0" w:color="auto"/>
                                        <w:right w:val="none" w:sz="0" w:space="0" w:color="auto"/>
                                      </w:divBdr>
                                      <w:divsChild>
                                        <w:div w:id="1026325301">
                                          <w:marLeft w:val="0"/>
                                          <w:marRight w:val="0"/>
                                          <w:marTop w:val="0"/>
                                          <w:marBottom w:val="0"/>
                                          <w:divBdr>
                                            <w:top w:val="none" w:sz="0" w:space="0" w:color="auto"/>
                                            <w:left w:val="none" w:sz="0" w:space="0" w:color="auto"/>
                                            <w:bottom w:val="none" w:sz="0" w:space="0" w:color="auto"/>
                                            <w:right w:val="none" w:sz="0" w:space="0" w:color="auto"/>
                                          </w:divBdr>
                                          <w:divsChild>
                                            <w:div w:id="451753359">
                                              <w:marLeft w:val="0"/>
                                              <w:marRight w:val="0"/>
                                              <w:marTop w:val="0"/>
                                              <w:marBottom w:val="0"/>
                                              <w:divBdr>
                                                <w:top w:val="none" w:sz="0" w:space="0" w:color="auto"/>
                                                <w:left w:val="none" w:sz="0" w:space="0" w:color="auto"/>
                                                <w:bottom w:val="none" w:sz="0" w:space="0" w:color="auto"/>
                                                <w:right w:val="none" w:sz="0" w:space="0" w:color="auto"/>
                                              </w:divBdr>
                                              <w:divsChild>
                                                <w:div w:id="1251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09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808">
      <w:bodyDiv w:val="1"/>
      <w:marLeft w:val="0"/>
      <w:marRight w:val="0"/>
      <w:marTop w:val="0"/>
      <w:marBottom w:val="0"/>
      <w:divBdr>
        <w:top w:val="none" w:sz="0" w:space="0" w:color="auto"/>
        <w:left w:val="none" w:sz="0" w:space="0" w:color="auto"/>
        <w:bottom w:val="none" w:sz="0" w:space="0" w:color="auto"/>
        <w:right w:val="none" w:sz="0" w:space="0" w:color="auto"/>
      </w:divBdr>
    </w:div>
    <w:div w:id="74786929">
      <w:bodyDiv w:val="1"/>
      <w:marLeft w:val="0"/>
      <w:marRight w:val="0"/>
      <w:marTop w:val="0"/>
      <w:marBottom w:val="0"/>
      <w:divBdr>
        <w:top w:val="none" w:sz="0" w:space="0" w:color="auto"/>
        <w:left w:val="none" w:sz="0" w:space="0" w:color="auto"/>
        <w:bottom w:val="none" w:sz="0" w:space="0" w:color="auto"/>
        <w:right w:val="none" w:sz="0" w:space="0" w:color="auto"/>
      </w:divBdr>
    </w:div>
    <w:div w:id="79376470">
      <w:bodyDiv w:val="1"/>
      <w:marLeft w:val="0"/>
      <w:marRight w:val="0"/>
      <w:marTop w:val="0"/>
      <w:marBottom w:val="0"/>
      <w:divBdr>
        <w:top w:val="none" w:sz="0" w:space="0" w:color="auto"/>
        <w:left w:val="none" w:sz="0" w:space="0" w:color="auto"/>
        <w:bottom w:val="none" w:sz="0" w:space="0" w:color="auto"/>
        <w:right w:val="none" w:sz="0" w:space="0" w:color="auto"/>
      </w:divBdr>
    </w:div>
    <w:div w:id="85460779">
      <w:bodyDiv w:val="1"/>
      <w:marLeft w:val="0"/>
      <w:marRight w:val="0"/>
      <w:marTop w:val="0"/>
      <w:marBottom w:val="0"/>
      <w:divBdr>
        <w:top w:val="none" w:sz="0" w:space="0" w:color="auto"/>
        <w:left w:val="none" w:sz="0" w:space="0" w:color="auto"/>
        <w:bottom w:val="none" w:sz="0" w:space="0" w:color="auto"/>
        <w:right w:val="none" w:sz="0" w:space="0" w:color="auto"/>
      </w:divBdr>
    </w:div>
    <w:div w:id="87503156">
      <w:bodyDiv w:val="1"/>
      <w:marLeft w:val="0"/>
      <w:marRight w:val="0"/>
      <w:marTop w:val="0"/>
      <w:marBottom w:val="0"/>
      <w:divBdr>
        <w:top w:val="none" w:sz="0" w:space="0" w:color="auto"/>
        <w:left w:val="none" w:sz="0" w:space="0" w:color="auto"/>
        <w:bottom w:val="none" w:sz="0" w:space="0" w:color="auto"/>
        <w:right w:val="none" w:sz="0" w:space="0" w:color="auto"/>
      </w:divBdr>
    </w:div>
    <w:div w:id="90007757">
      <w:bodyDiv w:val="1"/>
      <w:marLeft w:val="0"/>
      <w:marRight w:val="0"/>
      <w:marTop w:val="0"/>
      <w:marBottom w:val="0"/>
      <w:divBdr>
        <w:top w:val="none" w:sz="0" w:space="0" w:color="auto"/>
        <w:left w:val="none" w:sz="0" w:space="0" w:color="auto"/>
        <w:bottom w:val="none" w:sz="0" w:space="0" w:color="auto"/>
        <w:right w:val="none" w:sz="0" w:space="0" w:color="auto"/>
      </w:divBdr>
    </w:div>
    <w:div w:id="102455231">
      <w:bodyDiv w:val="1"/>
      <w:marLeft w:val="0"/>
      <w:marRight w:val="0"/>
      <w:marTop w:val="0"/>
      <w:marBottom w:val="0"/>
      <w:divBdr>
        <w:top w:val="none" w:sz="0" w:space="0" w:color="auto"/>
        <w:left w:val="none" w:sz="0" w:space="0" w:color="auto"/>
        <w:bottom w:val="none" w:sz="0" w:space="0" w:color="auto"/>
        <w:right w:val="none" w:sz="0" w:space="0" w:color="auto"/>
      </w:divBdr>
    </w:div>
    <w:div w:id="105010291">
      <w:bodyDiv w:val="1"/>
      <w:marLeft w:val="0"/>
      <w:marRight w:val="0"/>
      <w:marTop w:val="0"/>
      <w:marBottom w:val="0"/>
      <w:divBdr>
        <w:top w:val="none" w:sz="0" w:space="0" w:color="auto"/>
        <w:left w:val="none" w:sz="0" w:space="0" w:color="auto"/>
        <w:bottom w:val="none" w:sz="0" w:space="0" w:color="auto"/>
        <w:right w:val="none" w:sz="0" w:space="0" w:color="auto"/>
      </w:divBdr>
    </w:div>
    <w:div w:id="119152744">
      <w:bodyDiv w:val="1"/>
      <w:marLeft w:val="0"/>
      <w:marRight w:val="0"/>
      <w:marTop w:val="0"/>
      <w:marBottom w:val="0"/>
      <w:divBdr>
        <w:top w:val="none" w:sz="0" w:space="0" w:color="auto"/>
        <w:left w:val="none" w:sz="0" w:space="0" w:color="auto"/>
        <w:bottom w:val="none" w:sz="0" w:space="0" w:color="auto"/>
        <w:right w:val="none" w:sz="0" w:space="0" w:color="auto"/>
      </w:divBdr>
    </w:div>
    <w:div w:id="124935668">
      <w:bodyDiv w:val="1"/>
      <w:marLeft w:val="0"/>
      <w:marRight w:val="0"/>
      <w:marTop w:val="0"/>
      <w:marBottom w:val="0"/>
      <w:divBdr>
        <w:top w:val="none" w:sz="0" w:space="0" w:color="auto"/>
        <w:left w:val="none" w:sz="0" w:space="0" w:color="auto"/>
        <w:bottom w:val="none" w:sz="0" w:space="0" w:color="auto"/>
        <w:right w:val="none" w:sz="0" w:space="0" w:color="auto"/>
      </w:divBdr>
      <w:divsChild>
        <w:div w:id="1316451720">
          <w:marLeft w:val="0"/>
          <w:marRight w:val="0"/>
          <w:marTop w:val="0"/>
          <w:marBottom w:val="0"/>
          <w:divBdr>
            <w:top w:val="none" w:sz="0" w:space="0" w:color="auto"/>
            <w:left w:val="none" w:sz="0" w:space="0" w:color="auto"/>
            <w:bottom w:val="none" w:sz="0" w:space="0" w:color="auto"/>
            <w:right w:val="none" w:sz="0" w:space="0" w:color="auto"/>
          </w:divBdr>
          <w:divsChild>
            <w:div w:id="71709340">
              <w:marLeft w:val="0"/>
              <w:marRight w:val="0"/>
              <w:marTop w:val="0"/>
              <w:marBottom w:val="0"/>
              <w:divBdr>
                <w:top w:val="none" w:sz="0" w:space="0" w:color="auto"/>
                <w:left w:val="none" w:sz="0" w:space="0" w:color="auto"/>
                <w:bottom w:val="none" w:sz="0" w:space="0" w:color="auto"/>
                <w:right w:val="none" w:sz="0" w:space="0" w:color="auto"/>
              </w:divBdr>
            </w:div>
            <w:div w:id="473763990">
              <w:marLeft w:val="0"/>
              <w:marRight w:val="0"/>
              <w:marTop w:val="0"/>
              <w:marBottom w:val="0"/>
              <w:divBdr>
                <w:top w:val="none" w:sz="0" w:space="0" w:color="auto"/>
                <w:left w:val="none" w:sz="0" w:space="0" w:color="auto"/>
                <w:bottom w:val="none" w:sz="0" w:space="0" w:color="auto"/>
                <w:right w:val="none" w:sz="0" w:space="0" w:color="auto"/>
              </w:divBdr>
            </w:div>
            <w:div w:id="1155295468">
              <w:marLeft w:val="0"/>
              <w:marRight w:val="0"/>
              <w:marTop w:val="0"/>
              <w:marBottom w:val="0"/>
              <w:divBdr>
                <w:top w:val="none" w:sz="0" w:space="0" w:color="auto"/>
                <w:left w:val="none" w:sz="0" w:space="0" w:color="auto"/>
                <w:bottom w:val="none" w:sz="0" w:space="0" w:color="auto"/>
                <w:right w:val="none" w:sz="0" w:space="0" w:color="auto"/>
              </w:divBdr>
            </w:div>
            <w:div w:id="156194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664">
      <w:bodyDiv w:val="1"/>
      <w:marLeft w:val="0"/>
      <w:marRight w:val="0"/>
      <w:marTop w:val="0"/>
      <w:marBottom w:val="0"/>
      <w:divBdr>
        <w:top w:val="none" w:sz="0" w:space="0" w:color="auto"/>
        <w:left w:val="none" w:sz="0" w:space="0" w:color="auto"/>
        <w:bottom w:val="none" w:sz="0" w:space="0" w:color="auto"/>
        <w:right w:val="none" w:sz="0" w:space="0" w:color="auto"/>
      </w:divBdr>
      <w:divsChild>
        <w:div w:id="313262364">
          <w:marLeft w:val="0"/>
          <w:marRight w:val="0"/>
          <w:marTop w:val="0"/>
          <w:marBottom w:val="0"/>
          <w:divBdr>
            <w:top w:val="none" w:sz="0" w:space="0" w:color="auto"/>
            <w:left w:val="none" w:sz="0" w:space="0" w:color="auto"/>
            <w:bottom w:val="none" w:sz="0" w:space="0" w:color="auto"/>
            <w:right w:val="none" w:sz="0" w:space="0" w:color="auto"/>
          </w:divBdr>
          <w:divsChild>
            <w:div w:id="49156057">
              <w:marLeft w:val="0"/>
              <w:marRight w:val="0"/>
              <w:marTop w:val="0"/>
              <w:marBottom w:val="0"/>
              <w:divBdr>
                <w:top w:val="none" w:sz="0" w:space="0" w:color="auto"/>
                <w:left w:val="none" w:sz="0" w:space="0" w:color="auto"/>
                <w:bottom w:val="none" w:sz="0" w:space="0" w:color="auto"/>
                <w:right w:val="none" w:sz="0" w:space="0" w:color="auto"/>
              </w:divBdr>
            </w:div>
            <w:div w:id="2041054567">
              <w:marLeft w:val="0"/>
              <w:marRight w:val="0"/>
              <w:marTop w:val="0"/>
              <w:marBottom w:val="0"/>
              <w:divBdr>
                <w:top w:val="none" w:sz="0" w:space="0" w:color="auto"/>
                <w:left w:val="none" w:sz="0" w:space="0" w:color="auto"/>
                <w:bottom w:val="none" w:sz="0" w:space="0" w:color="auto"/>
                <w:right w:val="none" w:sz="0" w:space="0" w:color="auto"/>
              </w:divBdr>
            </w:div>
            <w:div w:id="14069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2306">
      <w:bodyDiv w:val="1"/>
      <w:marLeft w:val="0"/>
      <w:marRight w:val="0"/>
      <w:marTop w:val="0"/>
      <w:marBottom w:val="0"/>
      <w:divBdr>
        <w:top w:val="none" w:sz="0" w:space="0" w:color="auto"/>
        <w:left w:val="none" w:sz="0" w:space="0" w:color="auto"/>
        <w:bottom w:val="none" w:sz="0" w:space="0" w:color="auto"/>
        <w:right w:val="none" w:sz="0" w:space="0" w:color="auto"/>
      </w:divBdr>
    </w:div>
    <w:div w:id="146437095">
      <w:bodyDiv w:val="1"/>
      <w:marLeft w:val="0"/>
      <w:marRight w:val="0"/>
      <w:marTop w:val="0"/>
      <w:marBottom w:val="0"/>
      <w:divBdr>
        <w:top w:val="none" w:sz="0" w:space="0" w:color="auto"/>
        <w:left w:val="none" w:sz="0" w:space="0" w:color="auto"/>
        <w:bottom w:val="none" w:sz="0" w:space="0" w:color="auto"/>
        <w:right w:val="none" w:sz="0" w:space="0" w:color="auto"/>
      </w:divBdr>
    </w:div>
    <w:div w:id="148863648">
      <w:bodyDiv w:val="1"/>
      <w:marLeft w:val="0"/>
      <w:marRight w:val="0"/>
      <w:marTop w:val="0"/>
      <w:marBottom w:val="0"/>
      <w:divBdr>
        <w:top w:val="none" w:sz="0" w:space="0" w:color="auto"/>
        <w:left w:val="none" w:sz="0" w:space="0" w:color="auto"/>
        <w:bottom w:val="none" w:sz="0" w:space="0" w:color="auto"/>
        <w:right w:val="none" w:sz="0" w:space="0" w:color="auto"/>
      </w:divBdr>
    </w:div>
    <w:div w:id="151527399">
      <w:bodyDiv w:val="1"/>
      <w:marLeft w:val="0"/>
      <w:marRight w:val="0"/>
      <w:marTop w:val="0"/>
      <w:marBottom w:val="0"/>
      <w:divBdr>
        <w:top w:val="none" w:sz="0" w:space="0" w:color="auto"/>
        <w:left w:val="none" w:sz="0" w:space="0" w:color="auto"/>
        <w:bottom w:val="none" w:sz="0" w:space="0" w:color="auto"/>
        <w:right w:val="none" w:sz="0" w:space="0" w:color="auto"/>
      </w:divBdr>
      <w:divsChild>
        <w:div w:id="1815445019">
          <w:marLeft w:val="0"/>
          <w:marRight w:val="0"/>
          <w:marTop w:val="0"/>
          <w:marBottom w:val="0"/>
          <w:divBdr>
            <w:top w:val="none" w:sz="0" w:space="0" w:color="auto"/>
            <w:left w:val="none" w:sz="0" w:space="0" w:color="auto"/>
            <w:bottom w:val="none" w:sz="0" w:space="0" w:color="auto"/>
            <w:right w:val="none" w:sz="0" w:space="0" w:color="auto"/>
          </w:divBdr>
          <w:divsChild>
            <w:div w:id="1640723202">
              <w:marLeft w:val="0"/>
              <w:marRight w:val="0"/>
              <w:marTop w:val="0"/>
              <w:marBottom w:val="0"/>
              <w:divBdr>
                <w:top w:val="none" w:sz="0" w:space="0" w:color="auto"/>
                <w:left w:val="none" w:sz="0" w:space="0" w:color="auto"/>
                <w:bottom w:val="none" w:sz="0" w:space="0" w:color="auto"/>
                <w:right w:val="none" w:sz="0" w:space="0" w:color="auto"/>
              </w:divBdr>
            </w:div>
            <w:div w:id="909459050">
              <w:marLeft w:val="0"/>
              <w:marRight w:val="0"/>
              <w:marTop w:val="0"/>
              <w:marBottom w:val="0"/>
              <w:divBdr>
                <w:top w:val="none" w:sz="0" w:space="0" w:color="auto"/>
                <w:left w:val="none" w:sz="0" w:space="0" w:color="auto"/>
                <w:bottom w:val="none" w:sz="0" w:space="0" w:color="auto"/>
                <w:right w:val="none" w:sz="0" w:space="0" w:color="auto"/>
              </w:divBdr>
            </w:div>
            <w:div w:id="195960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4915">
      <w:bodyDiv w:val="1"/>
      <w:marLeft w:val="0"/>
      <w:marRight w:val="0"/>
      <w:marTop w:val="0"/>
      <w:marBottom w:val="0"/>
      <w:divBdr>
        <w:top w:val="none" w:sz="0" w:space="0" w:color="auto"/>
        <w:left w:val="none" w:sz="0" w:space="0" w:color="auto"/>
        <w:bottom w:val="none" w:sz="0" w:space="0" w:color="auto"/>
        <w:right w:val="none" w:sz="0" w:space="0" w:color="auto"/>
      </w:divBdr>
      <w:divsChild>
        <w:div w:id="939221134">
          <w:marLeft w:val="0"/>
          <w:marRight w:val="0"/>
          <w:marTop w:val="0"/>
          <w:marBottom w:val="0"/>
          <w:divBdr>
            <w:top w:val="none" w:sz="0" w:space="0" w:color="auto"/>
            <w:left w:val="none" w:sz="0" w:space="0" w:color="auto"/>
            <w:bottom w:val="none" w:sz="0" w:space="0" w:color="auto"/>
            <w:right w:val="none" w:sz="0" w:space="0" w:color="auto"/>
          </w:divBdr>
          <w:divsChild>
            <w:div w:id="1557931703">
              <w:marLeft w:val="0"/>
              <w:marRight w:val="0"/>
              <w:marTop w:val="0"/>
              <w:marBottom w:val="0"/>
              <w:divBdr>
                <w:top w:val="none" w:sz="0" w:space="0" w:color="auto"/>
                <w:left w:val="none" w:sz="0" w:space="0" w:color="auto"/>
                <w:bottom w:val="none" w:sz="0" w:space="0" w:color="auto"/>
                <w:right w:val="none" w:sz="0" w:space="0" w:color="auto"/>
              </w:divBdr>
              <w:divsChild>
                <w:div w:id="1144591203">
                  <w:marLeft w:val="0"/>
                  <w:marRight w:val="0"/>
                  <w:marTop w:val="0"/>
                  <w:marBottom w:val="0"/>
                  <w:divBdr>
                    <w:top w:val="none" w:sz="0" w:space="0" w:color="auto"/>
                    <w:left w:val="none" w:sz="0" w:space="0" w:color="auto"/>
                    <w:bottom w:val="none" w:sz="0" w:space="0" w:color="auto"/>
                    <w:right w:val="none" w:sz="0" w:space="0" w:color="auto"/>
                  </w:divBdr>
                  <w:divsChild>
                    <w:div w:id="1401443799">
                      <w:marLeft w:val="0"/>
                      <w:marRight w:val="0"/>
                      <w:marTop w:val="0"/>
                      <w:marBottom w:val="0"/>
                      <w:divBdr>
                        <w:top w:val="none" w:sz="0" w:space="0" w:color="auto"/>
                        <w:left w:val="none" w:sz="0" w:space="0" w:color="auto"/>
                        <w:bottom w:val="none" w:sz="0" w:space="0" w:color="auto"/>
                        <w:right w:val="none" w:sz="0" w:space="0" w:color="auto"/>
                      </w:divBdr>
                      <w:divsChild>
                        <w:div w:id="17686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9303">
      <w:bodyDiv w:val="1"/>
      <w:marLeft w:val="0"/>
      <w:marRight w:val="0"/>
      <w:marTop w:val="0"/>
      <w:marBottom w:val="0"/>
      <w:divBdr>
        <w:top w:val="none" w:sz="0" w:space="0" w:color="auto"/>
        <w:left w:val="none" w:sz="0" w:space="0" w:color="auto"/>
        <w:bottom w:val="none" w:sz="0" w:space="0" w:color="auto"/>
        <w:right w:val="none" w:sz="0" w:space="0" w:color="auto"/>
      </w:divBdr>
    </w:div>
    <w:div w:id="170334960">
      <w:bodyDiv w:val="1"/>
      <w:marLeft w:val="0"/>
      <w:marRight w:val="0"/>
      <w:marTop w:val="0"/>
      <w:marBottom w:val="0"/>
      <w:divBdr>
        <w:top w:val="none" w:sz="0" w:space="0" w:color="auto"/>
        <w:left w:val="none" w:sz="0" w:space="0" w:color="auto"/>
        <w:bottom w:val="none" w:sz="0" w:space="0" w:color="auto"/>
        <w:right w:val="none" w:sz="0" w:space="0" w:color="auto"/>
      </w:divBdr>
    </w:div>
    <w:div w:id="171261854">
      <w:bodyDiv w:val="1"/>
      <w:marLeft w:val="0"/>
      <w:marRight w:val="0"/>
      <w:marTop w:val="0"/>
      <w:marBottom w:val="0"/>
      <w:divBdr>
        <w:top w:val="none" w:sz="0" w:space="0" w:color="auto"/>
        <w:left w:val="none" w:sz="0" w:space="0" w:color="auto"/>
        <w:bottom w:val="none" w:sz="0" w:space="0" w:color="auto"/>
        <w:right w:val="none" w:sz="0" w:space="0" w:color="auto"/>
      </w:divBdr>
      <w:divsChild>
        <w:div w:id="1929463416">
          <w:marLeft w:val="0"/>
          <w:marRight w:val="0"/>
          <w:marTop w:val="0"/>
          <w:marBottom w:val="0"/>
          <w:divBdr>
            <w:top w:val="none" w:sz="0" w:space="0" w:color="auto"/>
            <w:left w:val="none" w:sz="0" w:space="0" w:color="auto"/>
            <w:bottom w:val="none" w:sz="0" w:space="0" w:color="auto"/>
            <w:right w:val="none" w:sz="0" w:space="0" w:color="auto"/>
          </w:divBdr>
          <w:divsChild>
            <w:div w:id="1603106765">
              <w:marLeft w:val="0"/>
              <w:marRight w:val="0"/>
              <w:marTop w:val="0"/>
              <w:marBottom w:val="0"/>
              <w:divBdr>
                <w:top w:val="none" w:sz="0" w:space="0" w:color="auto"/>
                <w:left w:val="none" w:sz="0" w:space="0" w:color="auto"/>
                <w:bottom w:val="none" w:sz="0" w:space="0" w:color="auto"/>
                <w:right w:val="none" w:sz="0" w:space="0" w:color="auto"/>
              </w:divBdr>
            </w:div>
            <w:div w:id="7388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6413">
      <w:bodyDiv w:val="1"/>
      <w:marLeft w:val="0"/>
      <w:marRight w:val="0"/>
      <w:marTop w:val="0"/>
      <w:marBottom w:val="0"/>
      <w:divBdr>
        <w:top w:val="none" w:sz="0" w:space="0" w:color="auto"/>
        <w:left w:val="none" w:sz="0" w:space="0" w:color="auto"/>
        <w:bottom w:val="none" w:sz="0" w:space="0" w:color="auto"/>
        <w:right w:val="none" w:sz="0" w:space="0" w:color="auto"/>
      </w:divBdr>
    </w:div>
    <w:div w:id="177551599">
      <w:bodyDiv w:val="1"/>
      <w:marLeft w:val="0"/>
      <w:marRight w:val="0"/>
      <w:marTop w:val="0"/>
      <w:marBottom w:val="0"/>
      <w:divBdr>
        <w:top w:val="none" w:sz="0" w:space="0" w:color="auto"/>
        <w:left w:val="none" w:sz="0" w:space="0" w:color="auto"/>
        <w:bottom w:val="none" w:sz="0" w:space="0" w:color="auto"/>
        <w:right w:val="none" w:sz="0" w:space="0" w:color="auto"/>
      </w:divBdr>
    </w:div>
    <w:div w:id="188223236">
      <w:bodyDiv w:val="1"/>
      <w:marLeft w:val="0"/>
      <w:marRight w:val="0"/>
      <w:marTop w:val="0"/>
      <w:marBottom w:val="0"/>
      <w:divBdr>
        <w:top w:val="none" w:sz="0" w:space="0" w:color="auto"/>
        <w:left w:val="none" w:sz="0" w:space="0" w:color="auto"/>
        <w:bottom w:val="none" w:sz="0" w:space="0" w:color="auto"/>
        <w:right w:val="none" w:sz="0" w:space="0" w:color="auto"/>
      </w:divBdr>
      <w:divsChild>
        <w:div w:id="954403237">
          <w:marLeft w:val="0"/>
          <w:marRight w:val="0"/>
          <w:marTop w:val="0"/>
          <w:marBottom w:val="0"/>
          <w:divBdr>
            <w:top w:val="none" w:sz="0" w:space="0" w:color="auto"/>
            <w:left w:val="none" w:sz="0" w:space="0" w:color="auto"/>
            <w:bottom w:val="none" w:sz="0" w:space="0" w:color="auto"/>
            <w:right w:val="none" w:sz="0" w:space="0" w:color="auto"/>
          </w:divBdr>
          <w:divsChild>
            <w:div w:id="1873104065">
              <w:marLeft w:val="0"/>
              <w:marRight w:val="0"/>
              <w:marTop w:val="0"/>
              <w:marBottom w:val="0"/>
              <w:divBdr>
                <w:top w:val="none" w:sz="0" w:space="0" w:color="auto"/>
                <w:left w:val="none" w:sz="0" w:space="0" w:color="auto"/>
                <w:bottom w:val="none" w:sz="0" w:space="0" w:color="auto"/>
                <w:right w:val="none" w:sz="0" w:space="0" w:color="auto"/>
              </w:divBdr>
            </w:div>
            <w:div w:id="972833622">
              <w:marLeft w:val="0"/>
              <w:marRight w:val="0"/>
              <w:marTop w:val="0"/>
              <w:marBottom w:val="0"/>
              <w:divBdr>
                <w:top w:val="none" w:sz="0" w:space="0" w:color="auto"/>
                <w:left w:val="none" w:sz="0" w:space="0" w:color="auto"/>
                <w:bottom w:val="none" w:sz="0" w:space="0" w:color="auto"/>
                <w:right w:val="none" w:sz="0" w:space="0" w:color="auto"/>
              </w:divBdr>
            </w:div>
            <w:div w:id="12382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6218">
      <w:bodyDiv w:val="1"/>
      <w:marLeft w:val="0"/>
      <w:marRight w:val="0"/>
      <w:marTop w:val="0"/>
      <w:marBottom w:val="0"/>
      <w:divBdr>
        <w:top w:val="none" w:sz="0" w:space="0" w:color="auto"/>
        <w:left w:val="none" w:sz="0" w:space="0" w:color="auto"/>
        <w:bottom w:val="none" w:sz="0" w:space="0" w:color="auto"/>
        <w:right w:val="none" w:sz="0" w:space="0" w:color="auto"/>
      </w:divBdr>
      <w:divsChild>
        <w:div w:id="54087649">
          <w:marLeft w:val="0"/>
          <w:marRight w:val="0"/>
          <w:marTop w:val="0"/>
          <w:marBottom w:val="0"/>
          <w:divBdr>
            <w:top w:val="none" w:sz="0" w:space="0" w:color="auto"/>
            <w:left w:val="none" w:sz="0" w:space="0" w:color="auto"/>
            <w:bottom w:val="none" w:sz="0" w:space="0" w:color="auto"/>
            <w:right w:val="none" w:sz="0" w:space="0" w:color="auto"/>
          </w:divBdr>
          <w:divsChild>
            <w:div w:id="7460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09">
      <w:bodyDiv w:val="1"/>
      <w:marLeft w:val="0"/>
      <w:marRight w:val="0"/>
      <w:marTop w:val="0"/>
      <w:marBottom w:val="0"/>
      <w:divBdr>
        <w:top w:val="none" w:sz="0" w:space="0" w:color="auto"/>
        <w:left w:val="none" w:sz="0" w:space="0" w:color="auto"/>
        <w:bottom w:val="none" w:sz="0" w:space="0" w:color="auto"/>
        <w:right w:val="none" w:sz="0" w:space="0" w:color="auto"/>
      </w:divBdr>
      <w:divsChild>
        <w:div w:id="687607255">
          <w:marLeft w:val="0"/>
          <w:marRight w:val="0"/>
          <w:marTop w:val="0"/>
          <w:marBottom w:val="0"/>
          <w:divBdr>
            <w:top w:val="none" w:sz="0" w:space="0" w:color="auto"/>
            <w:left w:val="none" w:sz="0" w:space="0" w:color="auto"/>
            <w:bottom w:val="none" w:sz="0" w:space="0" w:color="auto"/>
            <w:right w:val="none" w:sz="0" w:space="0" w:color="auto"/>
          </w:divBdr>
          <w:divsChild>
            <w:div w:id="1758282066">
              <w:marLeft w:val="0"/>
              <w:marRight w:val="0"/>
              <w:marTop w:val="0"/>
              <w:marBottom w:val="0"/>
              <w:divBdr>
                <w:top w:val="none" w:sz="0" w:space="0" w:color="auto"/>
                <w:left w:val="none" w:sz="0" w:space="0" w:color="auto"/>
                <w:bottom w:val="none" w:sz="0" w:space="0" w:color="auto"/>
                <w:right w:val="none" w:sz="0" w:space="0" w:color="auto"/>
              </w:divBdr>
            </w:div>
            <w:div w:id="341978434">
              <w:marLeft w:val="0"/>
              <w:marRight w:val="0"/>
              <w:marTop w:val="0"/>
              <w:marBottom w:val="0"/>
              <w:divBdr>
                <w:top w:val="none" w:sz="0" w:space="0" w:color="auto"/>
                <w:left w:val="none" w:sz="0" w:space="0" w:color="auto"/>
                <w:bottom w:val="none" w:sz="0" w:space="0" w:color="auto"/>
                <w:right w:val="none" w:sz="0" w:space="0" w:color="auto"/>
              </w:divBdr>
            </w:div>
            <w:div w:id="1677033181">
              <w:marLeft w:val="0"/>
              <w:marRight w:val="0"/>
              <w:marTop w:val="0"/>
              <w:marBottom w:val="0"/>
              <w:divBdr>
                <w:top w:val="none" w:sz="0" w:space="0" w:color="auto"/>
                <w:left w:val="none" w:sz="0" w:space="0" w:color="auto"/>
                <w:bottom w:val="none" w:sz="0" w:space="0" w:color="auto"/>
                <w:right w:val="none" w:sz="0" w:space="0" w:color="auto"/>
              </w:divBdr>
            </w:div>
            <w:div w:id="70808987">
              <w:marLeft w:val="0"/>
              <w:marRight w:val="0"/>
              <w:marTop w:val="0"/>
              <w:marBottom w:val="0"/>
              <w:divBdr>
                <w:top w:val="none" w:sz="0" w:space="0" w:color="auto"/>
                <w:left w:val="none" w:sz="0" w:space="0" w:color="auto"/>
                <w:bottom w:val="none" w:sz="0" w:space="0" w:color="auto"/>
                <w:right w:val="none" w:sz="0" w:space="0" w:color="auto"/>
              </w:divBdr>
            </w:div>
            <w:div w:id="2024279153">
              <w:marLeft w:val="0"/>
              <w:marRight w:val="0"/>
              <w:marTop w:val="0"/>
              <w:marBottom w:val="0"/>
              <w:divBdr>
                <w:top w:val="none" w:sz="0" w:space="0" w:color="auto"/>
                <w:left w:val="none" w:sz="0" w:space="0" w:color="auto"/>
                <w:bottom w:val="none" w:sz="0" w:space="0" w:color="auto"/>
                <w:right w:val="none" w:sz="0" w:space="0" w:color="auto"/>
              </w:divBdr>
            </w:div>
            <w:div w:id="1715352816">
              <w:marLeft w:val="0"/>
              <w:marRight w:val="0"/>
              <w:marTop w:val="0"/>
              <w:marBottom w:val="0"/>
              <w:divBdr>
                <w:top w:val="none" w:sz="0" w:space="0" w:color="auto"/>
                <w:left w:val="none" w:sz="0" w:space="0" w:color="auto"/>
                <w:bottom w:val="none" w:sz="0" w:space="0" w:color="auto"/>
                <w:right w:val="none" w:sz="0" w:space="0" w:color="auto"/>
              </w:divBdr>
            </w:div>
            <w:div w:id="1685278617">
              <w:marLeft w:val="0"/>
              <w:marRight w:val="0"/>
              <w:marTop w:val="0"/>
              <w:marBottom w:val="0"/>
              <w:divBdr>
                <w:top w:val="none" w:sz="0" w:space="0" w:color="auto"/>
                <w:left w:val="none" w:sz="0" w:space="0" w:color="auto"/>
                <w:bottom w:val="none" w:sz="0" w:space="0" w:color="auto"/>
                <w:right w:val="none" w:sz="0" w:space="0" w:color="auto"/>
              </w:divBdr>
            </w:div>
            <w:div w:id="9304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2299">
      <w:bodyDiv w:val="1"/>
      <w:marLeft w:val="0"/>
      <w:marRight w:val="0"/>
      <w:marTop w:val="0"/>
      <w:marBottom w:val="0"/>
      <w:divBdr>
        <w:top w:val="none" w:sz="0" w:space="0" w:color="auto"/>
        <w:left w:val="none" w:sz="0" w:space="0" w:color="auto"/>
        <w:bottom w:val="none" w:sz="0" w:space="0" w:color="auto"/>
        <w:right w:val="none" w:sz="0" w:space="0" w:color="auto"/>
      </w:divBdr>
    </w:div>
    <w:div w:id="204800703">
      <w:bodyDiv w:val="1"/>
      <w:marLeft w:val="0"/>
      <w:marRight w:val="0"/>
      <w:marTop w:val="0"/>
      <w:marBottom w:val="0"/>
      <w:divBdr>
        <w:top w:val="none" w:sz="0" w:space="0" w:color="auto"/>
        <w:left w:val="none" w:sz="0" w:space="0" w:color="auto"/>
        <w:bottom w:val="none" w:sz="0" w:space="0" w:color="auto"/>
        <w:right w:val="none" w:sz="0" w:space="0" w:color="auto"/>
      </w:divBdr>
    </w:div>
    <w:div w:id="228616083">
      <w:bodyDiv w:val="1"/>
      <w:marLeft w:val="0"/>
      <w:marRight w:val="0"/>
      <w:marTop w:val="0"/>
      <w:marBottom w:val="0"/>
      <w:divBdr>
        <w:top w:val="none" w:sz="0" w:space="0" w:color="auto"/>
        <w:left w:val="none" w:sz="0" w:space="0" w:color="auto"/>
        <w:bottom w:val="none" w:sz="0" w:space="0" w:color="auto"/>
        <w:right w:val="none" w:sz="0" w:space="0" w:color="auto"/>
      </w:divBdr>
      <w:divsChild>
        <w:div w:id="1995601698">
          <w:marLeft w:val="360"/>
          <w:marRight w:val="0"/>
          <w:marTop w:val="200"/>
          <w:marBottom w:val="0"/>
          <w:divBdr>
            <w:top w:val="none" w:sz="0" w:space="0" w:color="auto"/>
            <w:left w:val="none" w:sz="0" w:space="0" w:color="auto"/>
            <w:bottom w:val="none" w:sz="0" w:space="0" w:color="auto"/>
            <w:right w:val="none" w:sz="0" w:space="0" w:color="auto"/>
          </w:divBdr>
        </w:div>
      </w:divsChild>
    </w:div>
    <w:div w:id="260990412">
      <w:bodyDiv w:val="1"/>
      <w:marLeft w:val="0"/>
      <w:marRight w:val="0"/>
      <w:marTop w:val="0"/>
      <w:marBottom w:val="0"/>
      <w:divBdr>
        <w:top w:val="none" w:sz="0" w:space="0" w:color="auto"/>
        <w:left w:val="none" w:sz="0" w:space="0" w:color="auto"/>
        <w:bottom w:val="none" w:sz="0" w:space="0" w:color="auto"/>
        <w:right w:val="none" w:sz="0" w:space="0" w:color="auto"/>
      </w:divBdr>
    </w:div>
    <w:div w:id="286620056">
      <w:bodyDiv w:val="1"/>
      <w:marLeft w:val="0"/>
      <w:marRight w:val="0"/>
      <w:marTop w:val="0"/>
      <w:marBottom w:val="0"/>
      <w:divBdr>
        <w:top w:val="none" w:sz="0" w:space="0" w:color="auto"/>
        <w:left w:val="none" w:sz="0" w:space="0" w:color="auto"/>
        <w:bottom w:val="none" w:sz="0" w:space="0" w:color="auto"/>
        <w:right w:val="none" w:sz="0" w:space="0" w:color="auto"/>
      </w:divBdr>
    </w:div>
    <w:div w:id="298844223">
      <w:bodyDiv w:val="1"/>
      <w:marLeft w:val="0"/>
      <w:marRight w:val="0"/>
      <w:marTop w:val="0"/>
      <w:marBottom w:val="0"/>
      <w:divBdr>
        <w:top w:val="none" w:sz="0" w:space="0" w:color="auto"/>
        <w:left w:val="none" w:sz="0" w:space="0" w:color="auto"/>
        <w:bottom w:val="none" w:sz="0" w:space="0" w:color="auto"/>
        <w:right w:val="none" w:sz="0" w:space="0" w:color="auto"/>
      </w:divBdr>
    </w:div>
    <w:div w:id="315383574">
      <w:bodyDiv w:val="1"/>
      <w:marLeft w:val="0"/>
      <w:marRight w:val="0"/>
      <w:marTop w:val="0"/>
      <w:marBottom w:val="0"/>
      <w:divBdr>
        <w:top w:val="none" w:sz="0" w:space="0" w:color="auto"/>
        <w:left w:val="none" w:sz="0" w:space="0" w:color="auto"/>
        <w:bottom w:val="none" w:sz="0" w:space="0" w:color="auto"/>
        <w:right w:val="none" w:sz="0" w:space="0" w:color="auto"/>
      </w:divBdr>
      <w:divsChild>
        <w:div w:id="1819300403">
          <w:marLeft w:val="0"/>
          <w:marRight w:val="0"/>
          <w:marTop w:val="0"/>
          <w:marBottom w:val="0"/>
          <w:divBdr>
            <w:top w:val="none" w:sz="0" w:space="0" w:color="auto"/>
            <w:left w:val="none" w:sz="0" w:space="0" w:color="auto"/>
            <w:bottom w:val="none" w:sz="0" w:space="0" w:color="auto"/>
            <w:right w:val="none" w:sz="0" w:space="0" w:color="auto"/>
          </w:divBdr>
          <w:divsChild>
            <w:div w:id="1660890889">
              <w:marLeft w:val="0"/>
              <w:marRight w:val="0"/>
              <w:marTop w:val="0"/>
              <w:marBottom w:val="0"/>
              <w:divBdr>
                <w:top w:val="none" w:sz="0" w:space="0" w:color="auto"/>
                <w:left w:val="none" w:sz="0" w:space="0" w:color="auto"/>
                <w:bottom w:val="none" w:sz="0" w:space="0" w:color="auto"/>
                <w:right w:val="none" w:sz="0" w:space="0" w:color="auto"/>
              </w:divBdr>
            </w:div>
            <w:div w:id="1952466574">
              <w:marLeft w:val="0"/>
              <w:marRight w:val="0"/>
              <w:marTop w:val="0"/>
              <w:marBottom w:val="0"/>
              <w:divBdr>
                <w:top w:val="none" w:sz="0" w:space="0" w:color="auto"/>
                <w:left w:val="none" w:sz="0" w:space="0" w:color="auto"/>
                <w:bottom w:val="none" w:sz="0" w:space="0" w:color="auto"/>
                <w:right w:val="none" w:sz="0" w:space="0" w:color="auto"/>
              </w:divBdr>
            </w:div>
            <w:div w:id="17017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9459">
      <w:bodyDiv w:val="1"/>
      <w:marLeft w:val="0"/>
      <w:marRight w:val="0"/>
      <w:marTop w:val="0"/>
      <w:marBottom w:val="0"/>
      <w:divBdr>
        <w:top w:val="none" w:sz="0" w:space="0" w:color="auto"/>
        <w:left w:val="none" w:sz="0" w:space="0" w:color="auto"/>
        <w:bottom w:val="none" w:sz="0" w:space="0" w:color="auto"/>
        <w:right w:val="none" w:sz="0" w:space="0" w:color="auto"/>
      </w:divBdr>
      <w:divsChild>
        <w:div w:id="746417290">
          <w:marLeft w:val="0"/>
          <w:marRight w:val="0"/>
          <w:marTop w:val="0"/>
          <w:marBottom w:val="0"/>
          <w:divBdr>
            <w:top w:val="none" w:sz="0" w:space="0" w:color="auto"/>
            <w:left w:val="none" w:sz="0" w:space="0" w:color="auto"/>
            <w:bottom w:val="none" w:sz="0" w:space="0" w:color="auto"/>
            <w:right w:val="none" w:sz="0" w:space="0" w:color="auto"/>
          </w:divBdr>
          <w:divsChild>
            <w:div w:id="406342534">
              <w:marLeft w:val="0"/>
              <w:marRight w:val="0"/>
              <w:marTop w:val="0"/>
              <w:marBottom w:val="0"/>
              <w:divBdr>
                <w:top w:val="none" w:sz="0" w:space="0" w:color="auto"/>
                <w:left w:val="none" w:sz="0" w:space="0" w:color="auto"/>
                <w:bottom w:val="none" w:sz="0" w:space="0" w:color="auto"/>
                <w:right w:val="none" w:sz="0" w:space="0" w:color="auto"/>
              </w:divBdr>
            </w:div>
            <w:div w:id="20553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9451">
      <w:bodyDiv w:val="1"/>
      <w:marLeft w:val="0"/>
      <w:marRight w:val="0"/>
      <w:marTop w:val="0"/>
      <w:marBottom w:val="0"/>
      <w:divBdr>
        <w:top w:val="none" w:sz="0" w:space="0" w:color="auto"/>
        <w:left w:val="none" w:sz="0" w:space="0" w:color="auto"/>
        <w:bottom w:val="none" w:sz="0" w:space="0" w:color="auto"/>
        <w:right w:val="none" w:sz="0" w:space="0" w:color="auto"/>
      </w:divBdr>
    </w:div>
    <w:div w:id="332680834">
      <w:bodyDiv w:val="1"/>
      <w:marLeft w:val="0"/>
      <w:marRight w:val="0"/>
      <w:marTop w:val="0"/>
      <w:marBottom w:val="0"/>
      <w:divBdr>
        <w:top w:val="none" w:sz="0" w:space="0" w:color="auto"/>
        <w:left w:val="none" w:sz="0" w:space="0" w:color="auto"/>
        <w:bottom w:val="none" w:sz="0" w:space="0" w:color="auto"/>
        <w:right w:val="none" w:sz="0" w:space="0" w:color="auto"/>
      </w:divBdr>
    </w:div>
    <w:div w:id="357587398">
      <w:bodyDiv w:val="1"/>
      <w:marLeft w:val="0"/>
      <w:marRight w:val="0"/>
      <w:marTop w:val="0"/>
      <w:marBottom w:val="0"/>
      <w:divBdr>
        <w:top w:val="none" w:sz="0" w:space="0" w:color="auto"/>
        <w:left w:val="none" w:sz="0" w:space="0" w:color="auto"/>
        <w:bottom w:val="none" w:sz="0" w:space="0" w:color="auto"/>
        <w:right w:val="none" w:sz="0" w:space="0" w:color="auto"/>
      </w:divBdr>
    </w:div>
    <w:div w:id="363560623">
      <w:bodyDiv w:val="1"/>
      <w:marLeft w:val="0"/>
      <w:marRight w:val="0"/>
      <w:marTop w:val="0"/>
      <w:marBottom w:val="0"/>
      <w:divBdr>
        <w:top w:val="none" w:sz="0" w:space="0" w:color="auto"/>
        <w:left w:val="none" w:sz="0" w:space="0" w:color="auto"/>
        <w:bottom w:val="none" w:sz="0" w:space="0" w:color="auto"/>
        <w:right w:val="none" w:sz="0" w:space="0" w:color="auto"/>
      </w:divBdr>
    </w:div>
    <w:div w:id="365064728">
      <w:bodyDiv w:val="1"/>
      <w:marLeft w:val="0"/>
      <w:marRight w:val="0"/>
      <w:marTop w:val="0"/>
      <w:marBottom w:val="0"/>
      <w:divBdr>
        <w:top w:val="none" w:sz="0" w:space="0" w:color="auto"/>
        <w:left w:val="none" w:sz="0" w:space="0" w:color="auto"/>
        <w:bottom w:val="none" w:sz="0" w:space="0" w:color="auto"/>
        <w:right w:val="none" w:sz="0" w:space="0" w:color="auto"/>
      </w:divBdr>
    </w:div>
    <w:div w:id="379135672">
      <w:bodyDiv w:val="1"/>
      <w:marLeft w:val="0"/>
      <w:marRight w:val="0"/>
      <w:marTop w:val="0"/>
      <w:marBottom w:val="0"/>
      <w:divBdr>
        <w:top w:val="none" w:sz="0" w:space="0" w:color="auto"/>
        <w:left w:val="none" w:sz="0" w:space="0" w:color="auto"/>
        <w:bottom w:val="none" w:sz="0" w:space="0" w:color="auto"/>
        <w:right w:val="none" w:sz="0" w:space="0" w:color="auto"/>
      </w:divBdr>
    </w:div>
    <w:div w:id="385646524">
      <w:bodyDiv w:val="1"/>
      <w:marLeft w:val="0"/>
      <w:marRight w:val="0"/>
      <w:marTop w:val="0"/>
      <w:marBottom w:val="0"/>
      <w:divBdr>
        <w:top w:val="none" w:sz="0" w:space="0" w:color="auto"/>
        <w:left w:val="none" w:sz="0" w:space="0" w:color="auto"/>
        <w:bottom w:val="none" w:sz="0" w:space="0" w:color="auto"/>
        <w:right w:val="none" w:sz="0" w:space="0" w:color="auto"/>
      </w:divBdr>
      <w:divsChild>
        <w:div w:id="598175168">
          <w:marLeft w:val="0"/>
          <w:marRight w:val="0"/>
          <w:marTop w:val="0"/>
          <w:marBottom w:val="0"/>
          <w:divBdr>
            <w:top w:val="none" w:sz="0" w:space="0" w:color="auto"/>
            <w:left w:val="none" w:sz="0" w:space="0" w:color="auto"/>
            <w:bottom w:val="none" w:sz="0" w:space="0" w:color="auto"/>
            <w:right w:val="none" w:sz="0" w:space="0" w:color="auto"/>
          </w:divBdr>
          <w:divsChild>
            <w:div w:id="1356544305">
              <w:marLeft w:val="0"/>
              <w:marRight w:val="0"/>
              <w:marTop w:val="0"/>
              <w:marBottom w:val="0"/>
              <w:divBdr>
                <w:top w:val="none" w:sz="0" w:space="0" w:color="auto"/>
                <w:left w:val="none" w:sz="0" w:space="0" w:color="auto"/>
                <w:bottom w:val="none" w:sz="0" w:space="0" w:color="auto"/>
                <w:right w:val="none" w:sz="0" w:space="0" w:color="auto"/>
              </w:divBdr>
            </w:div>
            <w:div w:id="449857163">
              <w:marLeft w:val="0"/>
              <w:marRight w:val="0"/>
              <w:marTop w:val="0"/>
              <w:marBottom w:val="0"/>
              <w:divBdr>
                <w:top w:val="none" w:sz="0" w:space="0" w:color="auto"/>
                <w:left w:val="none" w:sz="0" w:space="0" w:color="auto"/>
                <w:bottom w:val="none" w:sz="0" w:space="0" w:color="auto"/>
                <w:right w:val="none" w:sz="0" w:space="0" w:color="auto"/>
              </w:divBdr>
            </w:div>
            <w:div w:id="1639258722">
              <w:marLeft w:val="0"/>
              <w:marRight w:val="0"/>
              <w:marTop w:val="0"/>
              <w:marBottom w:val="0"/>
              <w:divBdr>
                <w:top w:val="none" w:sz="0" w:space="0" w:color="auto"/>
                <w:left w:val="none" w:sz="0" w:space="0" w:color="auto"/>
                <w:bottom w:val="none" w:sz="0" w:space="0" w:color="auto"/>
                <w:right w:val="none" w:sz="0" w:space="0" w:color="auto"/>
              </w:divBdr>
            </w:div>
            <w:div w:id="613555203">
              <w:marLeft w:val="0"/>
              <w:marRight w:val="0"/>
              <w:marTop w:val="0"/>
              <w:marBottom w:val="0"/>
              <w:divBdr>
                <w:top w:val="none" w:sz="0" w:space="0" w:color="auto"/>
                <w:left w:val="none" w:sz="0" w:space="0" w:color="auto"/>
                <w:bottom w:val="none" w:sz="0" w:space="0" w:color="auto"/>
                <w:right w:val="none" w:sz="0" w:space="0" w:color="auto"/>
              </w:divBdr>
            </w:div>
            <w:div w:id="10318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149">
      <w:bodyDiv w:val="1"/>
      <w:marLeft w:val="0"/>
      <w:marRight w:val="0"/>
      <w:marTop w:val="0"/>
      <w:marBottom w:val="0"/>
      <w:divBdr>
        <w:top w:val="none" w:sz="0" w:space="0" w:color="auto"/>
        <w:left w:val="none" w:sz="0" w:space="0" w:color="auto"/>
        <w:bottom w:val="none" w:sz="0" w:space="0" w:color="auto"/>
        <w:right w:val="none" w:sz="0" w:space="0" w:color="auto"/>
      </w:divBdr>
    </w:div>
    <w:div w:id="388724740">
      <w:bodyDiv w:val="1"/>
      <w:marLeft w:val="0"/>
      <w:marRight w:val="0"/>
      <w:marTop w:val="0"/>
      <w:marBottom w:val="0"/>
      <w:divBdr>
        <w:top w:val="none" w:sz="0" w:space="0" w:color="auto"/>
        <w:left w:val="none" w:sz="0" w:space="0" w:color="auto"/>
        <w:bottom w:val="none" w:sz="0" w:space="0" w:color="auto"/>
        <w:right w:val="none" w:sz="0" w:space="0" w:color="auto"/>
      </w:divBdr>
    </w:div>
    <w:div w:id="410395128">
      <w:bodyDiv w:val="1"/>
      <w:marLeft w:val="0"/>
      <w:marRight w:val="0"/>
      <w:marTop w:val="0"/>
      <w:marBottom w:val="0"/>
      <w:divBdr>
        <w:top w:val="none" w:sz="0" w:space="0" w:color="auto"/>
        <w:left w:val="none" w:sz="0" w:space="0" w:color="auto"/>
        <w:bottom w:val="none" w:sz="0" w:space="0" w:color="auto"/>
        <w:right w:val="none" w:sz="0" w:space="0" w:color="auto"/>
      </w:divBdr>
    </w:div>
    <w:div w:id="424617671">
      <w:bodyDiv w:val="1"/>
      <w:marLeft w:val="0"/>
      <w:marRight w:val="0"/>
      <w:marTop w:val="0"/>
      <w:marBottom w:val="0"/>
      <w:divBdr>
        <w:top w:val="none" w:sz="0" w:space="0" w:color="auto"/>
        <w:left w:val="none" w:sz="0" w:space="0" w:color="auto"/>
        <w:bottom w:val="none" w:sz="0" w:space="0" w:color="auto"/>
        <w:right w:val="none" w:sz="0" w:space="0" w:color="auto"/>
      </w:divBdr>
    </w:div>
    <w:div w:id="425198090">
      <w:bodyDiv w:val="1"/>
      <w:marLeft w:val="0"/>
      <w:marRight w:val="0"/>
      <w:marTop w:val="0"/>
      <w:marBottom w:val="0"/>
      <w:divBdr>
        <w:top w:val="none" w:sz="0" w:space="0" w:color="auto"/>
        <w:left w:val="none" w:sz="0" w:space="0" w:color="auto"/>
        <w:bottom w:val="none" w:sz="0" w:space="0" w:color="auto"/>
        <w:right w:val="none" w:sz="0" w:space="0" w:color="auto"/>
      </w:divBdr>
      <w:divsChild>
        <w:div w:id="885994110">
          <w:marLeft w:val="0"/>
          <w:marRight w:val="0"/>
          <w:marTop w:val="0"/>
          <w:marBottom w:val="0"/>
          <w:divBdr>
            <w:top w:val="none" w:sz="0" w:space="0" w:color="auto"/>
            <w:left w:val="none" w:sz="0" w:space="0" w:color="auto"/>
            <w:bottom w:val="none" w:sz="0" w:space="0" w:color="auto"/>
            <w:right w:val="none" w:sz="0" w:space="0" w:color="auto"/>
          </w:divBdr>
          <w:divsChild>
            <w:div w:id="8593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33242">
      <w:bodyDiv w:val="1"/>
      <w:marLeft w:val="0"/>
      <w:marRight w:val="0"/>
      <w:marTop w:val="0"/>
      <w:marBottom w:val="0"/>
      <w:divBdr>
        <w:top w:val="none" w:sz="0" w:space="0" w:color="auto"/>
        <w:left w:val="none" w:sz="0" w:space="0" w:color="auto"/>
        <w:bottom w:val="none" w:sz="0" w:space="0" w:color="auto"/>
        <w:right w:val="none" w:sz="0" w:space="0" w:color="auto"/>
      </w:divBdr>
    </w:div>
    <w:div w:id="431826241">
      <w:bodyDiv w:val="1"/>
      <w:marLeft w:val="0"/>
      <w:marRight w:val="0"/>
      <w:marTop w:val="0"/>
      <w:marBottom w:val="0"/>
      <w:divBdr>
        <w:top w:val="none" w:sz="0" w:space="0" w:color="auto"/>
        <w:left w:val="none" w:sz="0" w:space="0" w:color="auto"/>
        <w:bottom w:val="none" w:sz="0" w:space="0" w:color="auto"/>
        <w:right w:val="none" w:sz="0" w:space="0" w:color="auto"/>
      </w:divBdr>
      <w:divsChild>
        <w:div w:id="1288195221">
          <w:marLeft w:val="0"/>
          <w:marRight w:val="0"/>
          <w:marTop w:val="0"/>
          <w:marBottom w:val="0"/>
          <w:divBdr>
            <w:top w:val="none" w:sz="0" w:space="0" w:color="auto"/>
            <w:left w:val="none" w:sz="0" w:space="0" w:color="auto"/>
            <w:bottom w:val="none" w:sz="0" w:space="0" w:color="auto"/>
            <w:right w:val="none" w:sz="0" w:space="0" w:color="auto"/>
          </w:divBdr>
          <w:divsChild>
            <w:div w:id="1024790161">
              <w:marLeft w:val="0"/>
              <w:marRight w:val="0"/>
              <w:marTop w:val="0"/>
              <w:marBottom w:val="0"/>
              <w:divBdr>
                <w:top w:val="none" w:sz="0" w:space="0" w:color="auto"/>
                <w:left w:val="none" w:sz="0" w:space="0" w:color="auto"/>
                <w:bottom w:val="none" w:sz="0" w:space="0" w:color="auto"/>
                <w:right w:val="none" w:sz="0" w:space="0" w:color="auto"/>
              </w:divBdr>
            </w:div>
            <w:div w:id="1799295904">
              <w:marLeft w:val="0"/>
              <w:marRight w:val="0"/>
              <w:marTop w:val="0"/>
              <w:marBottom w:val="0"/>
              <w:divBdr>
                <w:top w:val="none" w:sz="0" w:space="0" w:color="auto"/>
                <w:left w:val="none" w:sz="0" w:space="0" w:color="auto"/>
                <w:bottom w:val="none" w:sz="0" w:space="0" w:color="auto"/>
                <w:right w:val="none" w:sz="0" w:space="0" w:color="auto"/>
              </w:divBdr>
            </w:div>
            <w:div w:id="18932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2970">
      <w:bodyDiv w:val="1"/>
      <w:marLeft w:val="0"/>
      <w:marRight w:val="0"/>
      <w:marTop w:val="0"/>
      <w:marBottom w:val="0"/>
      <w:divBdr>
        <w:top w:val="none" w:sz="0" w:space="0" w:color="auto"/>
        <w:left w:val="none" w:sz="0" w:space="0" w:color="auto"/>
        <w:bottom w:val="none" w:sz="0" w:space="0" w:color="auto"/>
        <w:right w:val="none" w:sz="0" w:space="0" w:color="auto"/>
      </w:divBdr>
      <w:divsChild>
        <w:div w:id="823667387">
          <w:marLeft w:val="0"/>
          <w:marRight w:val="0"/>
          <w:marTop w:val="0"/>
          <w:marBottom w:val="0"/>
          <w:divBdr>
            <w:top w:val="single" w:sz="2" w:space="0" w:color="D9D9E3"/>
            <w:left w:val="single" w:sz="2" w:space="0" w:color="D9D9E3"/>
            <w:bottom w:val="single" w:sz="2" w:space="0" w:color="D9D9E3"/>
            <w:right w:val="single" w:sz="2" w:space="0" w:color="D9D9E3"/>
          </w:divBdr>
          <w:divsChild>
            <w:div w:id="119962787">
              <w:marLeft w:val="0"/>
              <w:marRight w:val="0"/>
              <w:marTop w:val="0"/>
              <w:marBottom w:val="0"/>
              <w:divBdr>
                <w:top w:val="single" w:sz="2" w:space="0" w:color="D9D9E3"/>
                <w:left w:val="single" w:sz="2" w:space="0" w:color="D9D9E3"/>
                <w:bottom w:val="single" w:sz="2" w:space="0" w:color="D9D9E3"/>
                <w:right w:val="single" w:sz="2" w:space="0" w:color="D9D9E3"/>
              </w:divBdr>
              <w:divsChild>
                <w:div w:id="1371607305">
                  <w:marLeft w:val="0"/>
                  <w:marRight w:val="0"/>
                  <w:marTop w:val="0"/>
                  <w:marBottom w:val="0"/>
                  <w:divBdr>
                    <w:top w:val="single" w:sz="2" w:space="0" w:color="D9D9E3"/>
                    <w:left w:val="single" w:sz="2" w:space="0" w:color="D9D9E3"/>
                    <w:bottom w:val="single" w:sz="2" w:space="0" w:color="D9D9E3"/>
                    <w:right w:val="single" w:sz="2" w:space="0" w:color="D9D9E3"/>
                  </w:divBdr>
                  <w:divsChild>
                    <w:div w:id="1538080524">
                      <w:marLeft w:val="0"/>
                      <w:marRight w:val="0"/>
                      <w:marTop w:val="0"/>
                      <w:marBottom w:val="0"/>
                      <w:divBdr>
                        <w:top w:val="single" w:sz="2" w:space="0" w:color="D9D9E3"/>
                        <w:left w:val="single" w:sz="2" w:space="0" w:color="D9D9E3"/>
                        <w:bottom w:val="single" w:sz="2" w:space="0" w:color="D9D9E3"/>
                        <w:right w:val="single" w:sz="2" w:space="0" w:color="D9D9E3"/>
                      </w:divBdr>
                      <w:divsChild>
                        <w:div w:id="933438642">
                          <w:marLeft w:val="0"/>
                          <w:marRight w:val="0"/>
                          <w:marTop w:val="0"/>
                          <w:marBottom w:val="0"/>
                          <w:divBdr>
                            <w:top w:val="single" w:sz="2" w:space="0" w:color="auto"/>
                            <w:left w:val="single" w:sz="2" w:space="0" w:color="auto"/>
                            <w:bottom w:val="single" w:sz="6" w:space="0" w:color="auto"/>
                            <w:right w:val="single" w:sz="2" w:space="0" w:color="auto"/>
                          </w:divBdr>
                          <w:divsChild>
                            <w:div w:id="1030649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591497">
                                  <w:marLeft w:val="0"/>
                                  <w:marRight w:val="0"/>
                                  <w:marTop w:val="0"/>
                                  <w:marBottom w:val="0"/>
                                  <w:divBdr>
                                    <w:top w:val="single" w:sz="2" w:space="0" w:color="D9D9E3"/>
                                    <w:left w:val="single" w:sz="2" w:space="0" w:color="D9D9E3"/>
                                    <w:bottom w:val="single" w:sz="2" w:space="0" w:color="D9D9E3"/>
                                    <w:right w:val="single" w:sz="2" w:space="0" w:color="D9D9E3"/>
                                  </w:divBdr>
                                  <w:divsChild>
                                    <w:div w:id="536478032">
                                      <w:marLeft w:val="0"/>
                                      <w:marRight w:val="0"/>
                                      <w:marTop w:val="0"/>
                                      <w:marBottom w:val="0"/>
                                      <w:divBdr>
                                        <w:top w:val="single" w:sz="2" w:space="0" w:color="D9D9E3"/>
                                        <w:left w:val="single" w:sz="2" w:space="0" w:color="D9D9E3"/>
                                        <w:bottom w:val="single" w:sz="2" w:space="0" w:color="D9D9E3"/>
                                        <w:right w:val="single" w:sz="2" w:space="0" w:color="D9D9E3"/>
                                      </w:divBdr>
                                      <w:divsChild>
                                        <w:div w:id="1042098627">
                                          <w:marLeft w:val="0"/>
                                          <w:marRight w:val="0"/>
                                          <w:marTop w:val="0"/>
                                          <w:marBottom w:val="0"/>
                                          <w:divBdr>
                                            <w:top w:val="single" w:sz="2" w:space="0" w:color="D9D9E3"/>
                                            <w:left w:val="single" w:sz="2" w:space="0" w:color="D9D9E3"/>
                                            <w:bottom w:val="single" w:sz="2" w:space="0" w:color="D9D9E3"/>
                                            <w:right w:val="single" w:sz="2" w:space="0" w:color="D9D9E3"/>
                                          </w:divBdr>
                                          <w:divsChild>
                                            <w:div w:id="68944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9549822">
          <w:marLeft w:val="0"/>
          <w:marRight w:val="0"/>
          <w:marTop w:val="0"/>
          <w:marBottom w:val="0"/>
          <w:divBdr>
            <w:top w:val="none" w:sz="0" w:space="0" w:color="auto"/>
            <w:left w:val="none" w:sz="0" w:space="0" w:color="auto"/>
            <w:bottom w:val="none" w:sz="0" w:space="0" w:color="auto"/>
            <w:right w:val="none" w:sz="0" w:space="0" w:color="auto"/>
          </w:divBdr>
        </w:div>
      </w:divsChild>
    </w:div>
    <w:div w:id="439688207">
      <w:bodyDiv w:val="1"/>
      <w:marLeft w:val="0"/>
      <w:marRight w:val="0"/>
      <w:marTop w:val="0"/>
      <w:marBottom w:val="0"/>
      <w:divBdr>
        <w:top w:val="none" w:sz="0" w:space="0" w:color="auto"/>
        <w:left w:val="none" w:sz="0" w:space="0" w:color="auto"/>
        <w:bottom w:val="none" w:sz="0" w:space="0" w:color="auto"/>
        <w:right w:val="none" w:sz="0" w:space="0" w:color="auto"/>
      </w:divBdr>
      <w:divsChild>
        <w:div w:id="1293901277">
          <w:marLeft w:val="0"/>
          <w:marRight w:val="0"/>
          <w:marTop w:val="0"/>
          <w:marBottom w:val="0"/>
          <w:divBdr>
            <w:top w:val="none" w:sz="0" w:space="0" w:color="auto"/>
            <w:left w:val="none" w:sz="0" w:space="0" w:color="auto"/>
            <w:bottom w:val="none" w:sz="0" w:space="0" w:color="auto"/>
            <w:right w:val="none" w:sz="0" w:space="0" w:color="auto"/>
          </w:divBdr>
          <w:divsChild>
            <w:div w:id="1295529033">
              <w:marLeft w:val="0"/>
              <w:marRight w:val="0"/>
              <w:marTop w:val="0"/>
              <w:marBottom w:val="0"/>
              <w:divBdr>
                <w:top w:val="none" w:sz="0" w:space="0" w:color="auto"/>
                <w:left w:val="none" w:sz="0" w:space="0" w:color="auto"/>
                <w:bottom w:val="none" w:sz="0" w:space="0" w:color="auto"/>
                <w:right w:val="none" w:sz="0" w:space="0" w:color="auto"/>
              </w:divBdr>
            </w:div>
            <w:div w:id="19445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6584">
      <w:bodyDiv w:val="1"/>
      <w:marLeft w:val="0"/>
      <w:marRight w:val="0"/>
      <w:marTop w:val="0"/>
      <w:marBottom w:val="0"/>
      <w:divBdr>
        <w:top w:val="none" w:sz="0" w:space="0" w:color="auto"/>
        <w:left w:val="none" w:sz="0" w:space="0" w:color="auto"/>
        <w:bottom w:val="none" w:sz="0" w:space="0" w:color="auto"/>
        <w:right w:val="none" w:sz="0" w:space="0" w:color="auto"/>
      </w:divBdr>
    </w:div>
    <w:div w:id="445850240">
      <w:bodyDiv w:val="1"/>
      <w:marLeft w:val="0"/>
      <w:marRight w:val="0"/>
      <w:marTop w:val="0"/>
      <w:marBottom w:val="0"/>
      <w:divBdr>
        <w:top w:val="none" w:sz="0" w:space="0" w:color="auto"/>
        <w:left w:val="none" w:sz="0" w:space="0" w:color="auto"/>
        <w:bottom w:val="none" w:sz="0" w:space="0" w:color="auto"/>
        <w:right w:val="none" w:sz="0" w:space="0" w:color="auto"/>
      </w:divBdr>
      <w:divsChild>
        <w:div w:id="649795663">
          <w:marLeft w:val="0"/>
          <w:marRight w:val="0"/>
          <w:marTop w:val="0"/>
          <w:marBottom w:val="0"/>
          <w:divBdr>
            <w:top w:val="none" w:sz="0" w:space="0" w:color="auto"/>
            <w:left w:val="none" w:sz="0" w:space="0" w:color="auto"/>
            <w:bottom w:val="none" w:sz="0" w:space="0" w:color="auto"/>
            <w:right w:val="none" w:sz="0" w:space="0" w:color="auto"/>
          </w:divBdr>
          <w:divsChild>
            <w:div w:id="1463957407">
              <w:marLeft w:val="0"/>
              <w:marRight w:val="0"/>
              <w:marTop w:val="0"/>
              <w:marBottom w:val="0"/>
              <w:divBdr>
                <w:top w:val="none" w:sz="0" w:space="0" w:color="auto"/>
                <w:left w:val="none" w:sz="0" w:space="0" w:color="auto"/>
                <w:bottom w:val="none" w:sz="0" w:space="0" w:color="auto"/>
                <w:right w:val="none" w:sz="0" w:space="0" w:color="auto"/>
              </w:divBdr>
            </w:div>
            <w:div w:id="17012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8003">
      <w:bodyDiv w:val="1"/>
      <w:marLeft w:val="0"/>
      <w:marRight w:val="0"/>
      <w:marTop w:val="0"/>
      <w:marBottom w:val="0"/>
      <w:divBdr>
        <w:top w:val="none" w:sz="0" w:space="0" w:color="auto"/>
        <w:left w:val="none" w:sz="0" w:space="0" w:color="auto"/>
        <w:bottom w:val="none" w:sz="0" w:space="0" w:color="auto"/>
        <w:right w:val="none" w:sz="0" w:space="0" w:color="auto"/>
      </w:divBdr>
    </w:div>
    <w:div w:id="462232354">
      <w:bodyDiv w:val="1"/>
      <w:marLeft w:val="0"/>
      <w:marRight w:val="0"/>
      <w:marTop w:val="0"/>
      <w:marBottom w:val="0"/>
      <w:divBdr>
        <w:top w:val="none" w:sz="0" w:space="0" w:color="auto"/>
        <w:left w:val="none" w:sz="0" w:space="0" w:color="auto"/>
        <w:bottom w:val="none" w:sz="0" w:space="0" w:color="auto"/>
        <w:right w:val="none" w:sz="0" w:space="0" w:color="auto"/>
      </w:divBdr>
      <w:divsChild>
        <w:div w:id="498010113">
          <w:marLeft w:val="0"/>
          <w:marRight w:val="0"/>
          <w:marTop w:val="0"/>
          <w:marBottom w:val="0"/>
          <w:divBdr>
            <w:top w:val="none" w:sz="0" w:space="0" w:color="auto"/>
            <w:left w:val="none" w:sz="0" w:space="0" w:color="auto"/>
            <w:bottom w:val="none" w:sz="0" w:space="0" w:color="auto"/>
            <w:right w:val="none" w:sz="0" w:space="0" w:color="auto"/>
          </w:divBdr>
          <w:divsChild>
            <w:div w:id="8141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8955">
      <w:bodyDiv w:val="1"/>
      <w:marLeft w:val="0"/>
      <w:marRight w:val="0"/>
      <w:marTop w:val="0"/>
      <w:marBottom w:val="0"/>
      <w:divBdr>
        <w:top w:val="none" w:sz="0" w:space="0" w:color="auto"/>
        <w:left w:val="none" w:sz="0" w:space="0" w:color="auto"/>
        <w:bottom w:val="none" w:sz="0" w:space="0" w:color="auto"/>
        <w:right w:val="none" w:sz="0" w:space="0" w:color="auto"/>
      </w:divBdr>
    </w:div>
    <w:div w:id="470707834">
      <w:bodyDiv w:val="1"/>
      <w:marLeft w:val="0"/>
      <w:marRight w:val="0"/>
      <w:marTop w:val="0"/>
      <w:marBottom w:val="0"/>
      <w:divBdr>
        <w:top w:val="none" w:sz="0" w:space="0" w:color="auto"/>
        <w:left w:val="none" w:sz="0" w:space="0" w:color="auto"/>
        <w:bottom w:val="none" w:sz="0" w:space="0" w:color="auto"/>
        <w:right w:val="none" w:sz="0" w:space="0" w:color="auto"/>
      </w:divBdr>
    </w:div>
    <w:div w:id="477692807">
      <w:bodyDiv w:val="1"/>
      <w:marLeft w:val="0"/>
      <w:marRight w:val="0"/>
      <w:marTop w:val="0"/>
      <w:marBottom w:val="0"/>
      <w:divBdr>
        <w:top w:val="none" w:sz="0" w:space="0" w:color="auto"/>
        <w:left w:val="none" w:sz="0" w:space="0" w:color="auto"/>
        <w:bottom w:val="none" w:sz="0" w:space="0" w:color="auto"/>
        <w:right w:val="none" w:sz="0" w:space="0" w:color="auto"/>
      </w:divBdr>
    </w:div>
    <w:div w:id="489908487">
      <w:bodyDiv w:val="1"/>
      <w:marLeft w:val="0"/>
      <w:marRight w:val="0"/>
      <w:marTop w:val="0"/>
      <w:marBottom w:val="0"/>
      <w:divBdr>
        <w:top w:val="none" w:sz="0" w:space="0" w:color="auto"/>
        <w:left w:val="none" w:sz="0" w:space="0" w:color="auto"/>
        <w:bottom w:val="none" w:sz="0" w:space="0" w:color="auto"/>
        <w:right w:val="none" w:sz="0" w:space="0" w:color="auto"/>
      </w:divBdr>
    </w:div>
    <w:div w:id="506405945">
      <w:bodyDiv w:val="1"/>
      <w:marLeft w:val="0"/>
      <w:marRight w:val="0"/>
      <w:marTop w:val="0"/>
      <w:marBottom w:val="0"/>
      <w:divBdr>
        <w:top w:val="none" w:sz="0" w:space="0" w:color="auto"/>
        <w:left w:val="none" w:sz="0" w:space="0" w:color="auto"/>
        <w:bottom w:val="none" w:sz="0" w:space="0" w:color="auto"/>
        <w:right w:val="none" w:sz="0" w:space="0" w:color="auto"/>
      </w:divBdr>
    </w:div>
    <w:div w:id="516117682">
      <w:bodyDiv w:val="1"/>
      <w:marLeft w:val="0"/>
      <w:marRight w:val="0"/>
      <w:marTop w:val="0"/>
      <w:marBottom w:val="0"/>
      <w:divBdr>
        <w:top w:val="none" w:sz="0" w:space="0" w:color="auto"/>
        <w:left w:val="none" w:sz="0" w:space="0" w:color="auto"/>
        <w:bottom w:val="none" w:sz="0" w:space="0" w:color="auto"/>
        <w:right w:val="none" w:sz="0" w:space="0" w:color="auto"/>
      </w:divBdr>
      <w:divsChild>
        <w:div w:id="708453696">
          <w:marLeft w:val="0"/>
          <w:marRight w:val="0"/>
          <w:marTop w:val="0"/>
          <w:marBottom w:val="0"/>
          <w:divBdr>
            <w:top w:val="none" w:sz="0" w:space="0" w:color="auto"/>
            <w:left w:val="none" w:sz="0" w:space="0" w:color="auto"/>
            <w:bottom w:val="none" w:sz="0" w:space="0" w:color="auto"/>
            <w:right w:val="none" w:sz="0" w:space="0" w:color="auto"/>
          </w:divBdr>
          <w:divsChild>
            <w:div w:id="1545482444">
              <w:marLeft w:val="0"/>
              <w:marRight w:val="0"/>
              <w:marTop w:val="0"/>
              <w:marBottom w:val="0"/>
              <w:divBdr>
                <w:top w:val="none" w:sz="0" w:space="0" w:color="auto"/>
                <w:left w:val="none" w:sz="0" w:space="0" w:color="auto"/>
                <w:bottom w:val="none" w:sz="0" w:space="0" w:color="auto"/>
                <w:right w:val="none" w:sz="0" w:space="0" w:color="auto"/>
              </w:divBdr>
            </w:div>
            <w:div w:id="1847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69890">
      <w:bodyDiv w:val="1"/>
      <w:marLeft w:val="0"/>
      <w:marRight w:val="0"/>
      <w:marTop w:val="0"/>
      <w:marBottom w:val="0"/>
      <w:divBdr>
        <w:top w:val="none" w:sz="0" w:space="0" w:color="auto"/>
        <w:left w:val="none" w:sz="0" w:space="0" w:color="auto"/>
        <w:bottom w:val="none" w:sz="0" w:space="0" w:color="auto"/>
        <w:right w:val="none" w:sz="0" w:space="0" w:color="auto"/>
      </w:divBdr>
    </w:div>
    <w:div w:id="534123487">
      <w:bodyDiv w:val="1"/>
      <w:marLeft w:val="0"/>
      <w:marRight w:val="0"/>
      <w:marTop w:val="0"/>
      <w:marBottom w:val="0"/>
      <w:divBdr>
        <w:top w:val="none" w:sz="0" w:space="0" w:color="auto"/>
        <w:left w:val="none" w:sz="0" w:space="0" w:color="auto"/>
        <w:bottom w:val="none" w:sz="0" w:space="0" w:color="auto"/>
        <w:right w:val="none" w:sz="0" w:space="0" w:color="auto"/>
      </w:divBdr>
    </w:div>
    <w:div w:id="543372302">
      <w:bodyDiv w:val="1"/>
      <w:marLeft w:val="0"/>
      <w:marRight w:val="0"/>
      <w:marTop w:val="0"/>
      <w:marBottom w:val="0"/>
      <w:divBdr>
        <w:top w:val="none" w:sz="0" w:space="0" w:color="auto"/>
        <w:left w:val="none" w:sz="0" w:space="0" w:color="auto"/>
        <w:bottom w:val="none" w:sz="0" w:space="0" w:color="auto"/>
        <w:right w:val="none" w:sz="0" w:space="0" w:color="auto"/>
      </w:divBdr>
      <w:divsChild>
        <w:div w:id="1708723438">
          <w:marLeft w:val="0"/>
          <w:marRight w:val="0"/>
          <w:marTop w:val="0"/>
          <w:marBottom w:val="0"/>
          <w:divBdr>
            <w:top w:val="none" w:sz="0" w:space="0" w:color="auto"/>
            <w:left w:val="none" w:sz="0" w:space="0" w:color="auto"/>
            <w:bottom w:val="none" w:sz="0" w:space="0" w:color="auto"/>
            <w:right w:val="none" w:sz="0" w:space="0" w:color="auto"/>
          </w:divBdr>
          <w:divsChild>
            <w:div w:id="1546873760">
              <w:marLeft w:val="0"/>
              <w:marRight w:val="0"/>
              <w:marTop w:val="0"/>
              <w:marBottom w:val="0"/>
              <w:divBdr>
                <w:top w:val="none" w:sz="0" w:space="0" w:color="auto"/>
                <w:left w:val="none" w:sz="0" w:space="0" w:color="auto"/>
                <w:bottom w:val="none" w:sz="0" w:space="0" w:color="auto"/>
                <w:right w:val="none" w:sz="0" w:space="0" w:color="auto"/>
              </w:divBdr>
            </w:div>
            <w:div w:id="2127851882">
              <w:marLeft w:val="0"/>
              <w:marRight w:val="0"/>
              <w:marTop w:val="0"/>
              <w:marBottom w:val="0"/>
              <w:divBdr>
                <w:top w:val="none" w:sz="0" w:space="0" w:color="auto"/>
                <w:left w:val="none" w:sz="0" w:space="0" w:color="auto"/>
                <w:bottom w:val="none" w:sz="0" w:space="0" w:color="auto"/>
                <w:right w:val="none" w:sz="0" w:space="0" w:color="auto"/>
              </w:divBdr>
            </w:div>
            <w:div w:id="375812043">
              <w:marLeft w:val="0"/>
              <w:marRight w:val="0"/>
              <w:marTop w:val="0"/>
              <w:marBottom w:val="0"/>
              <w:divBdr>
                <w:top w:val="none" w:sz="0" w:space="0" w:color="auto"/>
                <w:left w:val="none" w:sz="0" w:space="0" w:color="auto"/>
                <w:bottom w:val="none" w:sz="0" w:space="0" w:color="auto"/>
                <w:right w:val="none" w:sz="0" w:space="0" w:color="auto"/>
              </w:divBdr>
            </w:div>
            <w:div w:id="1510094140">
              <w:marLeft w:val="0"/>
              <w:marRight w:val="0"/>
              <w:marTop w:val="0"/>
              <w:marBottom w:val="0"/>
              <w:divBdr>
                <w:top w:val="none" w:sz="0" w:space="0" w:color="auto"/>
                <w:left w:val="none" w:sz="0" w:space="0" w:color="auto"/>
                <w:bottom w:val="none" w:sz="0" w:space="0" w:color="auto"/>
                <w:right w:val="none" w:sz="0" w:space="0" w:color="auto"/>
              </w:divBdr>
            </w:div>
            <w:div w:id="1378242053">
              <w:marLeft w:val="0"/>
              <w:marRight w:val="0"/>
              <w:marTop w:val="0"/>
              <w:marBottom w:val="0"/>
              <w:divBdr>
                <w:top w:val="none" w:sz="0" w:space="0" w:color="auto"/>
                <w:left w:val="none" w:sz="0" w:space="0" w:color="auto"/>
                <w:bottom w:val="none" w:sz="0" w:space="0" w:color="auto"/>
                <w:right w:val="none" w:sz="0" w:space="0" w:color="auto"/>
              </w:divBdr>
            </w:div>
            <w:div w:id="943881811">
              <w:marLeft w:val="0"/>
              <w:marRight w:val="0"/>
              <w:marTop w:val="0"/>
              <w:marBottom w:val="0"/>
              <w:divBdr>
                <w:top w:val="none" w:sz="0" w:space="0" w:color="auto"/>
                <w:left w:val="none" w:sz="0" w:space="0" w:color="auto"/>
                <w:bottom w:val="none" w:sz="0" w:space="0" w:color="auto"/>
                <w:right w:val="none" w:sz="0" w:space="0" w:color="auto"/>
              </w:divBdr>
            </w:div>
            <w:div w:id="1450315677">
              <w:marLeft w:val="0"/>
              <w:marRight w:val="0"/>
              <w:marTop w:val="0"/>
              <w:marBottom w:val="0"/>
              <w:divBdr>
                <w:top w:val="none" w:sz="0" w:space="0" w:color="auto"/>
                <w:left w:val="none" w:sz="0" w:space="0" w:color="auto"/>
                <w:bottom w:val="none" w:sz="0" w:space="0" w:color="auto"/>
                <w:right w:val="none" w:sz="0" w:space="0" w:color="auto"/>
              </w:divBdr>
            </w:div>
            <w:div w:id="7174679">
              <w:marLeft w:val="0"/>
              <w:marRight w:val="0"/>
              <w:marTop w:val="0"/>
              <w:marBottom w:val="0"/>
              <w:divBdr>
                <w:top w:val="none" w:sz="0" w:space="0" w:color="auto"/>
                <w:left w:val="none" w:sz="0" w:space="0" w:color="auto"/>
                <w:bottom w:val="none" w:sz="0" w:space="0" w:color="auto"/>
                <w:right w:val="none" w:sz="0" w:space="0" w:color="auto"/>
              </w:divBdr>
            </w:div>
            <w:div w:id="1666469178">
              <w:marLeft w:val="0"/>
              <w:marRight w:val="0"/>
              <w:marTop w:val="0"/>
              <w:marBottom w:val="0"/>
              <w:divBdr>
                <w:top w:val="none" w:sz="0" w:space="0" w:color="auto"/>
                <w:left w:val="none" w:sz="0" w:space="0" w:color="auto"/>
                <w:bottom w:val="none" w:sz="0" w:space="0" w:color="auto"/>
                <w:right w:val="none" w:sz="0" w:space="0" w:color="auto"/>
              </w:divBdr>
            </w:div>
            <w:div w:id="11495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6206">
      <w:bodyDiv w:val="1"/>
      <w:marLeft w:val="0"/>
      <w:marRight w:val="0"/>
      <w:marTop w:val="0"/>
      <w:marBottom w:val="0"/>
      <w:divBdr>
        <w:top w:val="none" w:sz="0" w:space="0" w:color="auto"/>
        <w:left w:val="none" w:sz="0" w:space="0" w:color="auto"/>
        <w:bottom w:val="none" w:sz="0" w:space="0" w:color="auto"/>
        <w:right w:val="none" w:sz="0" w:space="0" w:color="auto"/>
      </w:divBdr>
    </w:div>
    <w:div w:id="556671455">
      <w:bodyDiv w:val="1"/>
      <w:marLeft w:val="0"/>
      <w:marRight w:val="0"/>
      <w:marTop w:val="0"/>
      <w:marBottom w:val="0"/>
      <w:divBdr>
        <w:top w:val="none" w:sz="0" w:space="0" w:color="auto"/>
        <w:left w:val="none" w:sz="0" w:space="0" w:color="auto"/>
        <w:bottom w:val="none" w:sz="0" w:space="0" w:color="auto"/>
        <w:right w:val="none" w:sz="0" w:space="0" w:color="auto"/>
      </w:divBdr>
    </w:div>
    <w:div w:id="570425708">
      <w:bodyDiv w:val="1"/>
      <w:marLeft w:val="0"/>
      <w:marRight w:val="0"/>
      <w:marTop w:val="0"/>
      <w:marBottom w:val="0"/>
      <w:divBdr>
        <w:top w:val="none" w:sz="0" w:space="0" w:color="auto"/>
        <w:left w:val="none" w:sz="0" w:space="0" w:color="auto"/>
        <w:bottom w:val="none" w:sz="0" w:space="0" w:color="auto"/>
        <w:right w:val="none" w:sz="0" w:space="0" w:color="auto"/>
      </w:divBdr>
    </w:div>
    <w:div w:id="573051309">
      <w:bodyDiv w:val="1"/>
      <w:marLeft w:val="0"/>
      <w:marRight w:val="0"/>
      <w:marTop w:val="0"/>
      <w:marBottom w:val="0"/>
      <w:divBdr>
        <w:top w:val="none" w:sz="0" w:space="0" w:color="auto"/>
        <w:left w:val="none" w:sz="0" w:space="0" w:color="auto"/>
        <w:bottom w:val="none" w:sz="0" w:space="0" w:color="auto"/>
        <w:right w:val="none" w:sz="0" w:space="0" w:color="auto"/>
      </w:divBdr>
      <w:divsChild>
        <w:div w:id="1244099313">
          <w:marLeft w:val="0"/>
          <w:marRight w:val="0"/>
          <w:marTop w:val="0"/>
          <w:marBottom w:val="0"/>
          <w:divBdr>
            <w:top w:val="none" w:sz="0" w:space="0" w:color="auto"/>
            <w:left w:val="none" w:sz="0" w:space="0" w:color="auto"/>
            <w:bottom w:val="none" w:sz="0" w:space="0" w:color="auto"/>
            <w:right w:val="none" w:sz="0" w:space="0" w:color="auto"/>
          </w:divBdr>
          <w:divsChild>
            <w:div w:id="491868993">
              <w:marLeft w:val="0"/>
              <w:marRight w:val="0"/>
              <w:marTop w:val="0"/>
              <w:marBottom w:val="0"/>
              <w:divBdr>
                <w:top w:val="none" w:sz="0" w:space="0" w:color="auto"/>
                <w:left w:val="none" w:sz="0" w:space="0" w:color="auto"/>
                <w:bottom w:val="none" w:sz="0" w:space="0" w:color="auto"/>
                <w:right w:val="none" w:sz="0" w:space="0" w:color="auto"/>
              </w:divBdr>
            </w:div>
            <w:div w:id="172301846">
              <w:marLeft w:val="0"/>
              <w:marRight w:val="0"/>
              <w:marTop w:val="0"/>
              <w:marBottom w:val="0"/>
              <w:divBdr>
                <w:top w:val="none" w:sz="0" w:space="0" w:color="auto"/>
                <w:left w:val="none" w:sz="0" w:space="0" w:color="auto"/>
                <w:bottom w:val="none" w:sz="0" w:space="0" w:color="auto"/>
                <w:right w:val="none" w:sz="0" w:space="0" w:color="auto"/>
              </w:divBdr>
            </w:div>
            <w:div w:id="110723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49786">
      <w:bodyDiv w:val="1"/>
      <w:marLeft w:val="0"/>
      <w:marRight w:val="0"/>
      <w:marTop w:val="0"/>
      <w:marBottom w:val="0"/>
      <w:divBdr>
        <w:top w:val="none" w:sz="0" w:space="0" w:color="auto"/>
        <w:left w:val="none" w:sz="0" w:space="0" w:color="auto"/>
        <w:bottom w:val="none" w:sz="0" w:space="0" w:color="auto"/>
        <w:right w:val="none" w:sz="0" w:space="0" w:color="auto"/>
      </w:divBdr>
    </w:div>
    <w:div w:id="595796884">
      <w:bodyDiv w:val="1"/>
      <w:marLeft w:val="0"/>
      <w:marRight w:val="0"/>
      <w:marTop w:val="0"/>
      <w:marBottom w:val="0"/>
      <w:divBdr>
        <w:top w:val="none" w:sz="0" w:space="0" w:color="auto"/>
        <w:left w:val="none" w:sz="0" w:space="0" w:color="auto"/>
        <w:bottom w:val="none" w:sz="0" w:space="0" w:color="auto"/>
        <w:right w:val="none" w:sz="0" w:space="0" w:color="auto"/>
      </w:divBdr>
    </w:div>
    <w:div w:id="597060355">
      <w:bodyDiv w:val="1"/>
      <w:marLeft w:val="0"/>
      <w:marRight w:val="0"/>
      <w:marTop w:val="0"/>
      <w:marBottom w:val="0"/>
      <w:divBdr>
        <w:top w:val="none" w:sz="0" w:space="0" w:color="auto"/>
        <w:left w:val="none" w:sz="0" w:space="0" w:color="auto"/>
        <w:bottom w:val="none" w:sz="0" w:space="0" w:color="auto"/>
        <w:right w:val="none" w:sz="0" w:space="0" w:color="auto"/>
      </w:divBdr>
      <w:divsChild>
        <w:div w:id="275605312">
          <w:marLeft w:val="0"/>
          <w:marRight w:val="0"/>
          <w:marTop w:val="0"/>
          <w:marBottom w:val="0"/>
          <w:divBdr>
            <w:top w:val="none" w:sz="0" w:space="0" w:color="auto"/>
            <w:left w:val="none" w:sz="0" w:space="0" w:color="auto"/>
            <w:bottom w:val="none" w:sz="0" w:space="0" w:color="auto"/>
            <w:right w:val="none" w:sz="0" w:space="0" w:color="auto"/>
          </w:divBdr>
          <w:divsChild>
            <w:div w:id="1411268349">
              <w:marLeft w:val="0"/>
              <w:marRight w:val="0"/>
              <w:marTop w:val="0"/>
              <w:marBottom w:val="0"/>
              <w:divBdr>
                <w:top w:val="none" w:sz="0" w:space="0" w:color="auto"/>
                <w:left w:val="none" w:sz="0" w:space="0" w:color="auto"/>
                <w:bottom w:val="none" w:sz="0" w:space="0" w:color="auto"/>
                <w:right w:val="none" w:sz="0" w:space="0" w:color="auto"/>
              </w:divBdr>
            </w:div>
            <w:div w:id="405031037">
              <w:marLeft w:val="0"/>
              <w:marRight w:val="0"/>
              <w:marTop w:val="0"/>
              <w:marBottom w:val="0"/>
              <w:divBdr>
                <w:top w:val="none" w:sz="0" w:space="0" w:color="auto"/>
                <w:left w:val="none" w:sz="0" w:space="0" w:color="auto"/>
                <w:bottom w:val="none" w:sz="0" w:space="0" w:color="auto"/>
                <w:right w:val="none" w:sz="0" w:space="0" w:color="auto"/>
              </w:divBdr>
            </w:div>
            <w:div w:id="211423260">
              <w:marLeft w:val="0"/>
              <w:marRight w:val="0"/>
              <w:marTop w:val="0"/>
              <w:marBottom w:val="0"/>
              <w:divBdr>
                <w:top w:val="none" w:sz="0" w:space="0" w:color="auto"/>
                <w:left w:val="none" w:sz="0" w:space="0" w:color="auto"/>
                <w:bottom w:val="none" w:sz="0" w:space="0" w:color="auto"/>
                <w:right w:val="none" w:sz="0" w:space="0" w:color="auto"/>
              </w:divBdr>
            </w:div>
            <w:div w:id="509413424">
              <w:marLeft w:val="0"/>
              <w:marRight w:val="0"/>
              <w:marTop w:val="0"/>
              <w:marBottom w:val="0"/>
              <w:divBdr>
                <w:top w:val="none" w:sz="0" w:space="0" w:color="auto"/>
                <w:left w:val="none" w:sz="0" w:space="0" w:color="auto"/>
                <w:bottom w:val="none" w:sz="0" w:space="0" w:color="auto"/>
                <w:right w:val="none" w:sz="0" w:space="0" w:color="auto"/>
              </w:divBdr>
            </w:div>
            <w:div w:id="283193301">
              <w:marLeft w:val="0"/>
              <w:marRight w:val="0"/>
              <w:marTop w:val="0"/>
              <w:marBottom w:val="0"/>
              <w:divBdr>
                <w:top w:val="none" w:sz="0" w:space="0" w:color="auto"/>
                <w:left w:val="none" w:sz="0" w:space="0" w:color="auto"/>
                <w:bottom w:val="none" w:sz="0" w:space="0" w:color="auto"/>
                <w:right w:val="none" w:sz="0" w:space="0" w:color="auto"/>
              </w:divBdr>
            </w:div>
            <w:div w:id="72315592">
              <w:marLeft w:val="0"/>
              <w:marRight w:val="0"/>
              <w:marTop w:val="0"/>
              <w:marBottom w:val="0"/>
              <w:divBdr>
                <w:top w:val="none" w:sz="0" w:space="0" w:color="auto"/>
                <w:left w:val="none" w:sz="0" w:space="0" w:color="auto"/>
                <w:bottom w:val="none" w:sz="0" w:space="0" w:color="auto"/>
                <w:right w:val="none" w:sz="0" w:space="0" w:color="auto"/>
              </w:divBdr>
            </w:div>
            <w:div w:id="272517152">
              <w:marLeft w:val="0"/>
              <w:marRight w:val="0"/>
              <w:marTop w:val="0"/>
              <w:marBottom w:val="0"/>
              <w:divBdr>
                <w:top w:val="none" w:sz="0" w:space="0" w:color="auto"/>
                <w:left w:val="none" w:sz="0" w:space="0" w:color="auto"/>
                <w:bottom w:val="none" w:sz="0" w:space="0" w:color="auto"/>
                <w:right w:val="none" w:sz="0" w:space="0" w:color="auto"/>
              </w:divBdr>
            </w:div>
            <w:div w:id="40790632">
              <w:marLeft w:val="0"/>
              <w:marRight w:val="0"/>
              <w:marTop w:val="0"/>
              <w:marBottom w:val="0"/>
              <w:divBdr>
                <w:top w:val="none" w:sz="0" w:space="0" w:color="auto"/>
                <w:left w:val="none" w:sz="0" w:space="0" w:color="auto"/>
                <w:bottom w:val="none" w:sz="0" w:space="0" w:color="auto"/>
                <w:right w:val="none" w:sz="0" w:space="0" w:color="auto"/>
              </w:divBdr>
            </w:div>
            <w:div w:id="1071972927">
              <w:marLeft w:val="0"/>
              <w:marRight w:val="0"/>
              <w:marTop w:val="0"/>
              <w:marBottom w:val="0"/>
              <w:divBdr>
                <w:top w:val="none" w:sz="0" w:space="0" w:color="auto"/>
                <w:left w:val="none" w:sz="0" w:space="0" w:color="auto"/>
                <w:bottom w:val="none" w:sz="0" w:space="0" w:color="auto"/>
                <w:right w:val="none" w:sz="0" w:space="0" w:color="auto"/>
              </w:divBdr>
            </w:div>
            <w:div w:id="725879811">
              <w:marLeft w:val="0"/>
              <w:marRight w:val="0"/>
              <w:marTop w:val="0"/>
              <w:marBottom w:val="0"/>
              <w:divBdr>
                <w:top w:val="none" w:sz="0" w:space="0" w:color="auto"/>
                <w:left w:val="none" w:sz="0" w:space="0" w:color="auto"/>
                <w:bottom w:val="none" w:sz="0" w:space="0" w:color="auto"/>
                <w:right w:val="none" w:sz="0" w:space="0" w:color="auto"/>
              </w:divBdr>
            </w:div>
            <w:div w:id="1595745435">
              <w:marLeft w:val="0"/>
              <w:marRight w:val="0"/>
              <w:marTop w:val="0"/>
              <w:marBottom w:val="0"/>
              <w:divBdr>
                <w:top w:val="none" w:sz="0" w:space="0" w:color="auto"/>
                <w:left w:val="none" w:sz="0" w:space="0" w:color="auto"/>
                <w:bottom w:val="none" w:sz="0" w:space="0" w:color="auto"/>
                <w:right w:val="none" w:sz="0" w:space="0" w:color="auto"/>
              </w:divBdr>
            </w:div>
            <w:div w:id="1704666684">
              <w:marLeft w:val="0"/>
              <w:marRight w:val="0"/>
              <w:marTop w:val="0"/>
              <w:marBottom w:val="0"/>
              <w:divBdr>
                <w:top w:val="none" w:sz="0" w:space="0" w:color="auto"/>
                <w:left w:val="none" w:sz="0" w:space="0" w:color="auto"/>
                <w:bottom w:val="none" w:sz="0" w:space="0" w:color="auto"/>
                <w:right w:val="none" w:sz="0" w:space="0" w:color="auto"/>
              </w:divBdr>
            </w:div>
            <w:div w:id="1394234066">
              <w:marLeft w:val="0"/>
              <w:marRight w:val="0"/>
              <w:marTop w:val="0"/>
              <w:marBottom w:val="0"/>
              <w:divBdr>
                <w:top w:val="none" w:sz="0" w:space="0" w:color="auto"/>
                <w:left w:val="none" w:sz="0" w:space="0" w:color="auto"/>
                <w:bottom w:val="none" w:sz="0" w:space="0" w:color="auto"/>
                <w:right w:val="none" w:sz="0" w:space="0" w:color="auto"/>
              </w:divBdr>
            </w:div>
            <w:div w:id="1530530027">
              <w:marLeft w:val="0"/>
              <w:marRight w:val="0"/>
              <w:marTop w:val="0"/>
              <w:marBottom w:val="0"/>
              <w:divBdr>
                <w:top w:val="none" w:sz="0" w:space="0" w:color="auto"/>
                <w:left w:val="none" w:sz="0" w:space="0" w:color="auto"/>
                <w:bottom w:val="none" w:sz="0" w:space="0" w:color="auto"/>
                <w:right w:val="none" w:sz="0" w:space="0" w:color="auto"/>
              </w:divBdr>
            </w:div>
            <w:div w:id="6203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4852">
      <w:bodyDiv w:val="1"/>
      <w:marLeft w:val="0"/>
      <w:marRight w:val="0"/>
      <w:marTop w:val="0"/>
      <w:marBottom w:val="0"/>
      <w:divBdr>
        <w:top w:val="none" w:sz="0" w:space="0" w:color="auto"/>
        <w:left w:val="none" w:sz="0" w:space="0" w:color="auto"/>
        <w:bottom w:val="none" w:sz="0" w:space="0" w:color="auto"/>
        <w:right w:val="none" w:sz="0" w:space="0" w:color="auto"/>
      </w:divBdr>
    </w:div>
    <w:div w:id="612131406">
      <w:bodyDiv w:val="1"/>
      <w:marLeft w:val="0"/>
      <w:marRight w:val="0"/>
      <w:marTop w:val="0"/>
      <w:marBottom w:val="0"/>
      <w:divBdr>
        <w:top w:val="none" w:sz="0" w:space="0" w:color="auto"/>
        <w:left w:val="none" w:sz="0" w:space="0" w:color="auto"/>
        <w:bottom w:val="none" w:sz="0" w:space="0" w:color="auto"/>
        <w:right w:val="none" w:sz="0" w:space="0" w:color="auto"/>
      </w:divBdr>
    </w:div>
    <w:div w:id="616062914">
      <w:bodyDiv w:val="1"/>
      <w:marLeft w:val="0"/>
      <w:marRight w:val="0"/>
      <w:marTop w:val="0"/>
      <w:marBottom w:val="0"/>
      <w:divBdr>
        <w:top w:val="none" w:sz="0" w:space="0" w:color="auto"/>
        <w:left w:val="none" w:sz="0" w:space="0" w:color="auto"/>
        <w:bottom w:val="none" w:sz="0" w:space="0" w:color="auto"/>
        <w:right w:val="none" w:sz="0" w:space="0" w:color="auto"/>
      </w:divBdr>
    </w:div>
    <w:div w:id="626280713">
      <w:bodyDiv w:val="1"/>
      <w:marLeft w:val="0"/>
      <w:marRight w:val="0"/>
      <w:marTop w:val="0"/>
      <w:marBottom w:val="0"/>
      <w:divBdr>
        <w:top w:val="none" w:sz="0" w:space="0" w:color="auto"/>
        <w:left w:val="none" w:sz="0" w:space="0" w:color="auto"/>
        <w:bottom w:val="none" w:sz="0" w:space="0" w:color="auto"/>
        <w:right w:val="none" w:sz="0" w:space="0" w:color="auto"/>
      </w:divBdr>
    </w:div>
    <w:div w:id="632372696">
      <w:bodyDiv w:val="1"/>
      <w:marLeft w:val="0"/>
      <w:marRight w:val="0"/>
      <w:marTop w:val="0"/>
      <w:marBottom w:val="0"/>
      <w:divBdr>
        <w:top w:val="none" w:sz="0" w:space="0" w:color="auto"/>
        <w:left w:val="none" w:sz="0" w:space="0" w:color="auto"/>
        <w:bottom w:val="none" w:sz="0" w:space="0" w:color="auto"/>
        <w:right w:val="none" w:sz="0" w:space="0" w:color="auto"/>
      </w:divBdr>
    </w:div>
    <w:div w:id="633366356">
      <w:bodyDiv w:val="1"/>
      <w:marLeft w:val="0"/>
      <w:marRight w:val="0"/>
      <w:marTop w:val="0"/>
      <w:marBottom w:val="0"/>
      <w:divBdr>
        <w:top w:val="none" w:sz="0" w:space="0" w:color="auto"/>
        <w:left w:val="none" w:sz="0" w:space="0" w:color="auto"/>
        <w:bottom w:val="none" w:sz="0" w:space="0" w:color="auto"/>
        <w:right w:val="none" w:sz="0" w:space="0" w:color="auto"/>
      </w:divBdr>
    </w:div>
    <w:div w:id="634334573">
      <w:bodyDiv w:val="1"/>
      <w:marLeft w:val="0"/>
      <w:marRight w:val="0"/>
      <w:marTop w:val="0"/>
      <w:marBottom w:val="0"/>
      <w:divBdr>
        <w:top w:val="none" w:sz="0" w:space="0" w:color="auto"/>
        <w:left w:val="none" w:sz="0" w:space="0" w:color="auto"/>
        <w:bottom w:val="none" w:sz="0" w:space="0" w:color="auto"/>
        <w:right w:val="none" w:sz="0" w:space="0" w:color="auto"/>
      </w:divBdr>
      <w:divsChild>
        <w:div w:id="2063750257">
          <w:marLeft w:val="0"/>
          <w:marRight w:val="0"/>
          <w:marTop w:val="0"/>
          <w:marBottom w:val="0"/>
          <w:divBdr>
            <w:top w:val="none" w:sz="0" w:space="0" w:color="auto"/>
            <w:left w:val="none" w:sz="0" w:space="0" w:color="auto"/>
            <w:bottom w:val="none" w:sz="0" w:space="0" w:color="auto"/>
            <w:right w:val="none" w:sz="0" w:space="0" w:color="auto"/>
          </w:divBdr>
          <w:divsChild>
            <w:div w:id="619603704">
              <w:marLeft w:val="0"/>
              <w:marRight w:val="0"/>
              <w:marTop w:val="0"/>
              <w:marBottom w:val="0"/>
              <w:divBdr>
                <w:top w:val="none" w:sz="0" w:space="0" w:color="auto"/>
                <w:left w:val="none" w:sz="0" w:space="0" w:color="auto"/>
                <w:bottom w:val="none" w:sz="0" w:space="0" w:color="auto"/>
                <w:right w:val="none" w:sz="0" w:space="0" w:color="auto"/>
              </w:divBdr>
            </w:div>
            <w:div w:id="1644001106">
              <w:marLeft w:val="0"/>
              <w:marRight w:val="0"/>
              <w:marTop w:val="0"/>
              <w:marBottom w:val="0"/>
              <w:divBdr>
                <w:top w:val="none" w:sz="0" w:space="0" w:color="auto"/>
                <w:left w:val="none" w:sz="0" w:space="0" w:color="auto"/>
                <w:bottom w:val="none" w:sz="0" w:space="0" w:color="auto"/>
                <w:right w:val="none" w:sz="0" w:space="0" w:color="auto"/>
              </w:divBdr>
            </w:div>
            <w:div w:id="8913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5480">
      <w:bodyDiv w:val="1"/>
      <w:marLeft w:val="0"/>
      <w:marRight w:val="0"/>
      <w:marTop w:val="0"/>
      <w:marBottom w:val="0"/>
      <w:divBdr>
        <w:top w:val="none" w:sz="0" w:space="0" w:color="auto"/>
        <w:left w:val="none" w:sz="0" w:space="0" w:color="auto"/>
        <w:bottom w:val="none" w:sz="0" w:space="0" w:color="auto"/>
        <w:right w:val="none" w:sz="0" w:space="0" w:color="auto"/>
      </w:divBdr>
      <w:divsChild>
        <w:div w:id="702245996">
          <w:marLeft w:val="0"/>
          <w:marRight w:val="0"/>
          <w:marTop w:val="0"/>
          <w:marBottom w:val="0"/>
          <w:divBdr>
            <w:top w:val="none" w:sz="0" w:space="0" w:color="auto"/>
            <w:left w:val="none" w:sz="0" w:space="0" w:color="auto"/>
            <w:bottom w:val="none" w:sz="0" w:space="0" w:color="auto"/>
            <w:right w:val="none" w:sz="0" w:space="0" w:color="auto"/>
          </w:divBdr>
          <w:divsChild>
            <w:div w:id="1929728558">
              <w:marLeft w:val="0"/>
              <w:marRight w:val="0"/>
              <w:marTop w:val="0"/>
              <w:marBottom w:val="0"/>
              <w:divBdr>
                <w:top w:val="none" w:sz="0" w:space="0" w:color="auto"/>
                <w:left w:val="none" w:sz="0" w:space="0" w:color="auto"/>
                <w:bottom w:val="none" w:sz="0" w:space="0" w:color="auto"/>
                <w:right w:val="none" w:sz="0" w:space="0" w:color="auto"/>
              </w:divBdr>
            </w:div>
            <w:div w:id="10563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6035">
      <w:bodyDiv w:val="1"/>
      <w:marLeft w:val="0"/>
      <w:marRight w:val="0"/>
      <w:marTop w:val="0"/>
      <w:marBottom w:val="0"/>
      <w:divBdr>
        <w:top w:val="none" w:sz="0" w:space="0" w:color="auto"/>
        <w:left w:val="none" w:sz="0" w:space="0" w:color="auto"/>
        <w:bottom w:val="none" w:sz="0" w:space="0" w:color="auto"/>
        <w:right w:val="none" w:sz="0" w:space="0" w:color="auto"/>
      </w:divBdr>
    </w:div>
    <w:div w:id="653417750">
      <w:bodyDiv w:val="1"/>
      <w:marLeft w:val="0"/>
      <w:marRight w:val="0"/>
      <w:marTop w:val="0"/>
      <w:marBottom w:val="0"/>
      <w:divBdr>
        <w:top w:val="none" w:sz="0" w:space="0" w:color="auto"/>
        <w:left w:val="none" w:sz="0" w:space="0" w:color="auto"/>
        <w:bottom w:val="none" w:sz="0" w:space="0" w:color="auto"/>
        <w:right w:val="none" w:sz="0" w:space="0" w:color="auto"/>
      </w:divBdr>
    </w:div>
    <w:div w:id="66466907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82">
          <w:marLeft w:val="0"/>
          <w:marRight w:val="0"/>
          <w:marTop w:val="0"/>
          <w:marBottom w:val="0"/>
          <w:divBdr>
            <w:top w:val="none" w:sz="0" w:space="0" w:color="auto"/>
            <w:left w:val="none" w:sz="0" w:space="0" w:color="auto"/>
            <w:bottom w:val="none" w:sz="0" w:space="0" w:color="auto"/>
            <w:right w:val="none" w:sz="0" w:space="0" w:color="auto"/>
          </w:divBdr>
          <w:divsChild>
            <w:div w:id="283924290">
              <w:marLeft w:val="0"/>
              <w:marRight w:val="0"/>
              <w:marTop w:val="0"/>
              <w:marBottom w:val="0"/>
              <w:divBdr>
                <w:top w:val="none" w:sz="0" w:space="0" w:color="auto"/>
                <w:left w:val="none" w:sz="0" w:space="0" w:color="auto"/>
                <w:bottom w:val="none" w:sz="0" w:space="0" w:color="auto"/>
                <w:right w:val="none" w:sz="0" w:space="0" w:color="auto"/>
              </w:divBdr>
            </w:div>
            <w:div w:id="794637435">
              <w:marLeft w:val="0"/>
              <w:marRight w:val="0"/>
              <w:marTop w:val="0"/>
              <w:marBottom w:val="0"/>
              <w:divBdr>
                <w:top w:val="none" w:sz="0" w:space="0" w:color="auto"/>
                <w:left w:val="none" w:sz="0" w:space="0" w:color="auto"/>
                <w:bottom w:val="none" w:sz="0" w:space="0" w:color="auto"/>
                <w:right w:val="none" w:sz="0" w:space="0" w:color="auto"/>
              </w:divBdr>
            </w:div>
            <w:div w:id="15724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3166">
      <w:bodyDiv w:val="1"/>
      <w:marLeft w:val="0"/>
      <w:marRight w:val="0"/>
      <w:marTop w:val="0"/>
      <w:marBottom w:val="0"/>
      <w:divBdr>
        <w:top w:val="none" w:sz="0" w:space="0" w:color="auto"/>
        <w:left w:val="none" w:sz="0" w:space="0" w:color="auto"/>
        <w:bottom w:val="none" w:sz="0" w:space="0" w:color="auto"/>
        <w:right w:val="none" w:sz="0" w:space="0" w:color="auto"/>
      </w:divBdr>
      <w:divsChild>
        <w:div w:id="618417779">
          <w:marLeft w:val="0"/>
          <w:marRight w:val="0"/>
          <w:marTop w:val="0"/>
          <w:marBottom w:val="0"/>
          <w:divBdr>
            <w:top w:val="none" w:sz="0" w:space="0" w:color="auto"/>
            <w:left w:val="none" w:sz="0" w:space="0" w:color="auto"/>
            <w:bottom w:val="none" w:sz="0" w:space="0" w:color="auto"/>
            <w:right w:val="none" w:sz="0" w:space="0" w:color="auto"/>
          </w:divBdr>
          <w:divsChild>
            <w:div w:id="96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4141">
      <w:bodyDiv w:val="1"/>
      <w:marLeft w:val="0"/>
      <w:marRight w:val="0"/>
      <w:marTop w:val="0"/>
      <w:marBottom w:val="0"/>
      <w:divBdr>
        <w:top w:val="none" w:sz="0" w:space="0" w:color="auto"/>
        <w:left w:val="none" w:sz="0" w:space="0" w:color="auto"/>
        <w:bottom w:val="none" w:sz="0" w:space="0" w:color="auto"/>
        <w:right w:val="none" w:sz="0" w:space="0" w:color="auto"/>
      </w:divBdr>
      <w:divsChild>
        <w:div w:id="1896771493">
          <w:marLeft w:val="0"/>
          <w:marRight w:val="0"/>
          <w:marTop w:val="0"/>
          <w:marBottom w:val="0"/>
          <w:divBdr>
            <w:top w:val="none" w:sz="0" w:space="0" w:color="auto"/>
            <w:left w:val="none" w:sz="0" w:space="0" w:color="auto"/>
            <w:bottom w:val="none" w:sz="0" w:space="0" w:color="auto"/>
            <w:right w:val="none" w:sz="0" w:space="0" w:color="auto"/>
          </w:divBdr>
          <w:divsChild>
            <w:div w:id="487135157">
              <w:marLeft w:val="0"/>
              <w:marRight w:val="0"/>
              <w:marTop w:val="0"/>
              <w:marBottom w:val="0"/>
              <w:divBdr>
                <w:top w:val="none" w:sz="0" w:space="0" w:color="auto"/>
                <w:left w:val="none" w:sz="0" w:space="0" w:color="auto"/>
                <w:bottom w:val="none" w:sz="0" w:space="0" w:color="auto"/>
                <w:right w:val="none" w:sz="0" w:space="0" w:color="auto"/>
              </w:divBdr>
            </w:div>
            <w:div w:id="2090347907">
              <w:marLeft w:val="0"/>
              <w:marRight w:val="0"/>
              <w:marTop w:val="0"/>
              <w:marBottom w:val="0"/>
              <w:divBdr>
                <w:top w:val="none" w:sz="0" w:space="0" w:color="auto"/>
                <w:left w:val="none" w:sz="0" w:space="0" w:color="auto"/>
                <w:bottom w:val="none" w:sz="0" w:space="0" w:color="auto"/>
                <w:right w:val="none" w:sz="0" w:space="0" w:color="auto"/>
              </w:divBdr>
            </w:div>
            <w:div w:id="3413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131">
      <w:bodyDiv w:val="1"/>
      <w:marLeft w:val="0"/>
      <w:marRight w:val="0"/>
      <w:marTop w:val="0"/>
      <w:marBottom w:val="0"/>
      <w:divBdr>
        <w:top w:val="none" w:sz="0" w:space="0" w:color="auto"/>
        <w:left w:val="none" w:sz="0" w:space="0" w:color="auto"/>
        <w:bottom w:val="none" w:sz="0" w:space="0" w:color="auto"/>
        <w:right w:val="none" w:sz="0" w:space="0" w:color="auto"/>
      </w:divBdr>
    </w:div>
    <w:div w:id="683363012">
      <w:bodyDiv w:val="1"/>
      <w:marLeft w:val="0"/>
      <w:marRight w:val="0"/>
      <w:marTop w:val="0"/>
      <w:marBottom w:val="0"/>
      <w:divBdr>
        <w:top w:val="none" w:sz="0" w:space="0" w:color="auto"/>
        <w:left w:val="none" w:sz="0" w:space="0" w:color="auto"/>
        <w:bottom w:val="none" w:sz="0" w:space="0" w:color="auto"/>
        <w:right w:val="none" w:sz="0" w:space="0" w:color="auto"/>
      </w:divBdr>
    </w:div>
    <w:div w:id="712316163">
      <w:bodyDiv w:val="1"/>
      <w:marLeft w:val="0"/>
      <w:marRight w:val="0"/>
      <w:marTop w:val="0"/>
      <w:marBottom w:val="0"/>
      <w:divBdr>
        <w:top w:val="none" w:sz="0" w:space="0" w:color="auto"/>
        <w:left w:val="none" w:sz="0" w:space="0" w:color="auto"/>
        <w:bottom w:val="none" w:sz="0" w:space="0" w:color="auto"/>
        <w:right w:val="none" w:sz="0" w:space="0" w:color="auto"/>
      </w:divBdr>
    </w:div>
    <w:div w:id="721055475">
      <w:bodyDiv w:val="1"/>
      <w:marLeft w:val="0"/>
      <w:marRight w:val="0"/>
      <w:marTop w:val="0"/>
      <w:marBottom w:val="0"/>
      <w:divBdr>
        <w:top w:val="none" w:sz="0" w:space="0" w:color="auto"/>
        <w:left w:val="none" w:sz="0" w:space="0" w:color="auto"/>
        <w:bottom w:val="none" w:sz="0" w:space="0" w:color="auto"/>
        <w:right w:val="none" w:sz="0" w:space="0" w:color="auto"/>
      </w:divBdr>
    </w:div>
    <w:div w:id="724714847">
      <w:bodyDiv w:val="1"/>
      <w:marLeft w:val="0"/>
      <w:marRight w:val="0"/>
      <w:marTop w:val="0"/>
      <w:marBottom w:val="0"/>
      <w:divBdr>
        <w:top w:val="none" w:sz="0" w:space="0" w:color="auto"/>
        <w:left w:val="none" w:sz="0" w:space="0" w:color="auto"/>
        <w:bottom w:val="none" w:sz="0" w:space="0" w:color="auto"/>
        <w:right w:val="none" w:sz="0" w:space="0" w:color="auto"/>
      </w:divBdr>
      <w:divsChild>
        <w:div w:id="207303875">
          <w:marLeft w:val="0"/>
          <w:marRight w:val="0"/>
          <w:marTop w:val="0"/>
          <w:marBottom w:val="0"/>
          <w:divBdr>
            <w:top w:val="none" w:sz="0" w:space="0" w:color="auto"/>
            <w:left w:val="none" w:sz="0" w:space="0" w:color="auto"/>
            <w:bottom w:val="none" w:sz="0" w:space="0" w:color="auto"/>
            <w:right w:val="none" w:sz="0" w:space="0" w:color="auto"/>
          </w:divBdr>
          <w:divsChild>
            <w:div w:id="19893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4938">
      <w:bodyDiv w:val="1"/>
      <w:marLeft w:val="0"/>
      <w:marRight w:val="0"/>
      <w:marTop w:val="0"/>
      <w:marBottom w:val="0"/>
      <w:divBdr>
        <w:top w:val="none" w:sz="0" w:space="0" w:color="auto"/>
        <w:left w:val="none" w:sz="0" w:space="0" w:color="auto"/>
        <w:bottom w:val="none" w:sz="0" w:space="0" w:color="auto"/>
        <w:right w:val="none" w:sz="0" w:space="0" w:color="auto"/>
      </w:divBdr>
    </w:div>
    <w:div w:id="743450036">
      <w:bodyDiv w:val="1"/>
      <w:marLeft w:val="0"/>
      <w:marRight w:val="0"/>
      <w:marTop w:val="0"/>
      <w:marBottom w:val="0"/>
      <w:divBdr>
        <w:top w:val="none" w:sz="0" w:space="0" w:color="auto"/>
        <w:left w:val="none" w:sz="0" w:space="0" w:color="auto"/>
        <w:bottom w:val="none" w:sz="0" w:space="0" w:color="auto"/>
        <w:right w:val="none" w:sz="0" w:space="0" w:color="auto"/>
      </w:divBdr>
      <w:divsChild>
        <w:div w:id="1796407467">
          <w:marLeft w:val="0"/>
          <w:marRight w:val="0"/>
          <w:marTop w:val="0"/>
          <w:marBottom w:val="0"/>
          <w:divBdr>
            <w:top w:val="none" w:sz="0" w:space="0" w:color="auto"/>
            <w:left w:val="none" w:sz="0" w:space="0" w:color="auto"/>
            <w:bottom w:val="none" w:sz="0" w:space="0" w:color="auto"/>
            <w:right w:val="none" w:sz="0" w:space="0" w:color="auto"/>
          </w:divBdr>
          <w:divsChild>
            <w:div w:id="1931035820">
              <w:marLeft w:val="0"/>
              <w:marRight w:val="0"/>
              <w:marTop w:val="0"/>
              <w:marBottom w:val="0"/>
              <w:divBdr>
                <w:top w:val="none" w:sz="0" w:space="0" w:color="auto"/>
                <w:left w:val="none" w:sz="0" w:space="0" w:color="auto"/>
                <w:bottom w:val="none" w:sz="0" w:space="0" w:color="auto"/>
                <w:right w:val="none" w:sz="0" w:space="0" w:color="auto"/>
              </w:divBdr>
            </w:div>
            <w:div w:id="101808591">
              <w:marLeft w:val="0"/>
              <w:marRight w:val="0"/>
              <w:marTop w:val="0"/>
              <w:marBottom w:val="0"/>
              <w:divBdr>
                <w:top w:val="none" w:sz="0" w:space="0" w:color="auto"/>
                <w:left w:val="none" w:sz="0" w:space="0" w:color="auto"/>
                <w:bottom w:val="none" w:sz="0" w:space="0" w:color="auto"/>
                <w:right w:val="none" w:sz="0" w:space="0" w:color="auto"/>
              </w:divBdr>
            </w:div>
            <w:div w:id="458492636">
              <w:marLeft w:val="0"/>
              <w:marRight w:val="0"/>
              <w:marTop w:val="0"/>
              <w:marBottom w:val="0"/>
              <w:divBdr>
                <w:top w:val="none" w:sz="0" w:space="0" w:color="auto"/>
                <w:left w:val="none" w:sz="0" w:space="0" w:color="auto"/>
                <w:bottom w:val="none" w:sz="0" w:space="0" w:color="auto"/>
                <w:right w:val="none" w:sz="0" w:space="0" w:color="auto"/>
              </w:divBdr>
            </w:div>
            <w:div w:id="567811060">
              <w:marLeft w:val="0"/>
              <w:marRight w:val="0"/>
              <w:marTop w:val="0"/>
              <w:marBottom w:val="0"/>
              <w:divBdr>
                <w:top w:val="none" w:sz="0" w:space="0" w:color="auto"/>
                <w:left w:val="none" w:sz="0" w:space="0" w:color="auto"/>
                <w:bottom w:val="none" w:sz="0" w:space="0" w:color="auto"/>
                <w:right w:val="none" w:sz="0" w:space="0" w:color="auto"/>
              </w:divBdr>
            </w:div>
            <w:div w:id="1577546144">
              <w:marLeft w:val="0"/>
              <w:marRight w:val="0"/>
              <w:marTop w:val="0"/>
              <w:marBottom w:val="0"/>
              <w:divBdr>
                <w:top w:val="none" w:sz="0" w:space="0" w:color="auto"/>
                <w:left w:val="none" w:sz="0" w:space="0" w:color="auto"/>
                <w:bottom w:val="none" w:sz="0" w:space="0" w:color="auto"/>
                <w:right w:val="none" w:sz="0" w:space="0" w:color="auto"/>
              </w:divBdr>
            </w:div>
            <w:div w:id="715200138">
              <w:marLeft w:val="0"/>
              <w:marRight w:val="0"/>
              <w:marTop w:val="0"/>
              <w:marBottom w:val="0"/>
              <w:divBdr>
                <w:top w:val="none" w:sz="0" w:space="0" w:color="auto"/>
                <w:left w:val="none" w:sz="0" w:space="0" w:color="auto"/>
                <w:bottom w:val="none" w:sz="0" w:space="0" w:color="auto"/>
                <w:right w:val="none" w:sz="0" w:space="0" w:color="auto"/>
              </w:divBdr>
            </w:div>
            <w:div w:id="1232732393">
              <w:marLeft w:val="0"/>
              <w:marRight w:val="0"/>
              <w:marTop w:val="0"/>
              <w:marBottom w:val="0"/>
              <w:divBdr>
                <w:top w:val="none" w:sz="0" w:space="0" w:color="auto"/>
                <w:left w:val="none" w:sz="0" w:space="0" w:color="auto"/>
                <w:bottom w:val="none" w:sz="0" w:space="0" w:color="auto"/>
                <w:right w:val="none" w:sz="0" w:space="0" w:color="auto"/>
              </w:divBdr>
            </w:div>
            <w:div w:id="1904901917">
              <w:marLeft w:val="0"/>
              <w:marRight w:val="0"/>
              <w:marTop w:val="0"/>
              <w:marBottom w:val="0"/>
              <w:divBdr>
                <w:top w:val="none" w:sz="0" w:space="0" w:color="auto"/>
                <w:left w:val="none" w:sz="0" w:space="0" w:color="auto"/>
                <w:bottom w:val="none" w:sz="0" w:space="0" w:color="auto"/>
                <w:right w:val="none" w:sz="0" w:space="0" w:color="auto"/>
              </w:divBdr>
            </w:div>
            <w:div w:id="882257035">
              <w:marLeft w:val="0"/>
              <w:marRight w:val="0"/>
              <w:marTop w:val="0"/>
              <w:marBottom w:val="0"/>
              <w:divBdr>
                <w:top w:val="none" w:sz="0" w:space="0" w:color="auto"/>
                <w:left w:val="none" w:sz="0" w:space="0" w:color="auto"/>
                <w:bottom w:val="none" w:sz="0" w:space="0" w:color="auto"/>
                <w:right w:val="none" w:sz="0" w:space="0" w:color="auto"/>
              </w:divBdr>
            </w:div>
            <w:div w:id="1755778093">
              <w:marLeft w:val="0"/>
              <w:marRight w:val="0"/>
              <w:marTop w:val="0"/>
              <w:marBottom w:val="0"/>
              <w:divBdr>
                <w:top w:val="none" w:sz="0" w:space="0" w:color="auto"/>
                <w:left w:val="none" w:sz="0" w:space="0" w:color="auto"/>
                <w:bottom w:val="none" w:sz="0" w:space="0" w:color="auto"/>
                <w:right w:val="none" w:sz="0" w:space="0" w:color="auto"/>
              </w:divBdr>
            </w:div>
            <w:div w:id="509805281">
              <w:marLeft w:val="0"/>
              <w:marRight w:val="0"/>
              <w:marTop w:val="0"/>
              <w:marBottom w:val="0"/>
              <w:divBdr>
                <w:top w:val="none" w:sz="0" w:space="0" w:color="auto"/>
                <w:left w:val="none" w:sz="0" w:space="0" w:color="auto"/>
                <w:bottom w:val="none" w:sz="0" w:space="0" w:color="auto"/>
                <w:right w:val="none" w:sz="0" w:space="0" w:color="auto"/>
              </w:divBdr>
            </w:div>
            <w:div w:id="2106415345">
              <w:marLeft w:val="0"/>
              <w:marRight w:val="0"/>
              <w:marTop w:val="0"/>
              <w:marBottom w:val="0"/>
              <w:divBdr>
                <w:top w:val="none" w:sz="0" w:space="0" w:color="auto"/>
                <w:left w:val="none" w:sz="0" w:space="0" w:color="auto"/>
                <w:bottom w:val="none" w:sz="0" w:space="0" w:color="auto"/>
                <w:right w:val="none" w:sz="0" w:space="0" w:color="auto"/>
              </w:divBdr>
            </w:div>
            <w:div w:id="9898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11064">
      <w:bodyDiv w:val="1"/>
      <w:marLeft w:val="0"/>
      <w:marRight w:val="0"/>
      <w:marTop w:val="0"/>
      <w:marBottom w:val="0"/>
      <w:divBdr>
        <w:top w:val="none" w:sz="0" w:space="0" w:color="auto"/>
        <w:left w:val="none" w:sz="0" w:space="0" w:color="auto"/>
        <w:bottom w:val="none" w:sz="0" w:space="0" w:color="auto"/>
        <w:right w:val="none" w:sz="0" w:space="0" w:color="auto"/>
      </w:divBdr>
    </w:div>
    <w:div w:id="746072584">
      <w:bodyDiv w:val="1"/>
      <w:marLeft w:val="0"/>
      <w:marRight w:val="0"/>
      <w:marTop w:val="0"/>
      <w:marBottom w:val="0"/>
      <w:divBdr>
        <w:top w:val="none" w:sz="0" w:space="0" w:color="auto"/>
        <w:left w:val="none" w:sz="0" w:space="0" w:color="auto"/>
        <w:bottom w:val="none" w:sz="0" w:space="0" w:color="auto"/>
        <w:right w:val="none" w:sz="0" w:space="0" w:color="auto"/>
      </w:divBdr>
      <w:divsChild>
        <w:div w:id="1568146657">
          <w:marLeft w:val="0"/>
          <w:marRight w:val="0"/>
          <w:marTop w:val="0"/>
          <w:marBottom w:val="0"/>
          <w:divBdr>
            <w:top w:val="none" w:sz="0" w:space="0" w:color="auto"/>
            <w:left w:val="none" w:sz="0" w:space="0" w:color="auto"/>
            <w:bottom w:val="none" w:sz="0" w:space="0" w:color="auto"/>
            <w:right w:val="none" w:sz="0" w:space="0" w:color="auto"/>
          </w:divBdr>
          <w:divsChild>
            <w:div w:id="204025076">
              <w:marLeft w:val="0"/>
              <w:marRight w:val="0"/>
              <w:marTop w:val="0"/>
              <w:marBottom w:val="0"/>
              <w:divBdr>
                <w:top w:val="none" w:sz="0" w:space="0" w:color="auto"/>
                <w:left w:val="none" w:sz="0" w:space="0" w:color="auto"/>
                <w:bottom w:val="none" w:sz="0" w:space="0" w:color="auto"/>
                <w:right w:val="none" w:sz="0" w:space="0" w:color="auto"/>
              </w:divBdr>
            </w:div>
            <w:div w:id="879054620">
              <w:marLeft w:val="0"/>
              <w:marRight w:val="0"/>
              <w:marTop w:val="0"/>
              <w:marBottom w:val="0"/>
              <w:divBdr>
                <w:top w:val="none" w:sz="0" w:space="0" w:color="auto"/>
                <w:left w:val="none" w:sz="0" w:space="0" w:color="auto"/>
                <w:bottom w:val="none" w:sz="0" w:space="0" w:color="auto"/>
                <w:right w:val="none" w:sz="0" w:space="0" w:color="auto"/>
              </w:divBdr>
            </w:div>
            <w:div w:id="207719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0861">
      <w:bodyDiv w:val="1"/>
      <w:marLeft w:val="0"/>
      <w:marRight w:val="0"/>
      <w:marTop w:val="0"/>
      <w:marBottom w:val="0"/>
      <w:divBdr>
        <w:top w:val="none" w:sz="0" w:space="0" w:color="auto"/>
        <w:left w:val="none" w:sz="0" w:space="0" w:color="auto"/>
        <w:bottom w:val="none" w:sz="0" w:space="0" w:color="auto"/>
        <w:right w:val="none" w:sz="0" w:space="0" w:color="auto"/>
      </w:divBdr>
    </w:div>
    <w:div w:id="763653764">
      <w:bodyDiv w:val="1"/>
      <w:marLeft w:val="0"/>
      <w:marRight w:val="0"/>
      <w:marTop w:val="0"/>
      <w:marBottom w:val="0"/>
      <w:divBdr>
        <w:top w:val="none" w:sz="0" w:space="0" w:color="auto"/>
        <w:left w:val="none" w:sz="0" w:space="0" w:color="auto"/>
        <w:bottom w:val="none" w:sz="0" w:space="0" w:color="auto"/>
        <w:right w:val="none" w:sz="0" w:space="0" w:color="auto"/>
      </w:divBdr>
    </w:div>
    <w:div w:id="794523042">
      <w:bodyDiv w:val="1"/>
      <w:marLeft w:val="0"/>
      <w:marRight w:val="0"/>
      <w:marTop w:val="0"/>
      <w:marBottom w:val="0"/>
      <w:divBdr>
        <w:top w:val="none" w:sz="0" w:space="0" w:color="auto"/>
        <w:left w:val="none" w:sz="0" w:space="0" w:color="auto"/>
        <w:bottom w:val="none" w:sz="0" w:space="0" w:color="auto"/>
        <w:right w:val="none" w:sz="0" w:space="0" w:color="auto"/>
      </w:divBdr>
      <w:divsChild>
        <w:div w:id="1277130856">
          <w:marLeft w:val="360"/>
          <w:marRight w:val="0"/>
          <w:marTop w:val="200"/>
          <w:marBottom w:val="0"/>
          <w:divBdr>
            <w:top w:val="none" w:sz="0" w:space="0" w:color="auto"/>
            <w:left w:val="none" w:sz="0" w:space="0" w:color="auto"/>
            <w:bottom w:val="none" w:sz="0" w:space="0" w:color="auto"/>
            <w:right w:val="none" w:sz="0" w:space="0" w:color="auto"/>
          </w:divBdr>
        </w:div>
        <w:div w:id="248541860">
          <w:marLeft w:val="360"/>
          <w:marRight w:val="0"/>
          <w:marTop w:val="200"/>
          <w:marBottom w:val="0"/>
          <w:divBdr>
            <w:top w:val="none" w:sz="0" w:space="0" w:color="auto"/>
            <w:left w:val="none" w:sz="0" w:space="0" w:color="auto"/>
            <w:bottom w:val="none" w:sz="0" w:space="0" w:color="auto"/>
            <w:right w:val="none" w:sz="0" w:space="0" w:color="auto"/>
          </w:divBdr>
        </w:div>
        <w:div w:id="1608081957">
          <w:marLeft w:val="360"/>
          <w:marRight w:val="0"/>
          <w:marTop w:val="200"/>
          <w:marBottom w:val="0"/>
          <w:divBdr>
            <w:top w:val="none" w:sz="0" w:space="0" w:color="auto"/>
            <w:left w:val="none" w:sz="0" w:space="0" w:color="auto"/>
            <w:bottom w:val="none" w:sz="0" w:space="0" w:color="auto"/>
            <w:right w:val="none" w:sz="0" w:space="0" w:color="auto"/>
          </w:divBdr>
        </w:div>
        <w:div w:id="1011641868">
          <w:marLeft w:val="360"/>
          <w:marRight w:val="0"/>
          <w:marTop w:val="200"/>
          <w:marBottom w:val="0"/>
          <w:divBdr>
            <w:top w:val="none" w:sz="0" w:space="0" w:color="auto"/>
            <w:left w:val="none" w:sz="0" w:space="0" w:color="auto"/>
            <w:bottom w:val="none" w:sz="0" w:space="0" w:color="auto"/>
            <w:right w:val="none" w:sz="0" w:space="0" w:color="auto"/>
          </w:divBdr>
        </w:div>
        <w:div w:id="543952181">
          <w:marLeft w:val="360"/>
          <w:marRight w:val="0"/>
          <w:marTop w:val="200"/>
          <w:marBottom w:val="0"/>
          <w:divBdr>
            <w:top w:val="none" w:sz="0" w:space="0" w:color="auto"/>
            <w:left w:val="none" w:sz="0" w:space="0" w:color="auto"/>
            <w:bottom w:val="none" w:sz="0" w:space="0" w:color="auto"/>
            <w:right w:val="none" w:sz="0" w:space="0" w:color="auto"/>
          </w:divBdr>
        </w:div>
      </w:divsChild>
    </w:div>
    <w:div w:id="799610518">
      <w:bodyDiv w:val="1"/>
      <w:marLeft w:val="0"/>
      <w:marRight w:val="0"/>
      <w:marTop w:val="0"/>
      <w:marBottom w:val="0"/>
      <w:divBdr>
        <w:top w:val="none" w:sz="0" w:space="0" w:color="auto"/>
        <w:left w:val="none" w:sz="0" w:space="0" w:color="auto"/>
        <w:bottom w:val="none" w:sz="0" w:space="0" w:color="auto"/>
        <w:right w:val="none" w:sz="0" w:space="0" w:color="auto"/>
      </w:divBdr>
      <w:divsChild>
        <w:div w:id="1309506626">
          <w:marLeft w:val="0"/>
          <w:marRight w:val="0"/>
          <w:marTop w:val="0"/>
          <w:marBottom w:val="0"/>
          <w:divBdr>
            <w:top w:val="none" w:sz="0" w:space="0" w:color="auto"/>
            <w:left w:val="none" w:sz="0" w:space="0" w:color="auto"/>
            <w:bottom w:val="none" w:sz="0" w:space="0" w:color="auto"/>
            <w:right w:val="none" w:sz="0" w:space="0" w:color="auto"/>
          </w:divBdr>
          <w:divsChild>
            <w:div w:id="1155999581">
              <w:marLeft w:val="0"/>
              <w:marRight w:val="0"/>
              <w:marTop w:val="0"/>
              <w:marBottom w:val="0"/>
              <w:divBdr>
                <w:top w:val="none" w:sz="0" w:space="0" w:color="auto"/>
                <w:left w:val="none" w:sz="0" w:space="0" w:color="auto"/>
                <w:bottom w:val="none" w:sz="0" w:space="0" w:color="auto"/>
                <w:right w:val="none" w:sz="0" w:space="0" w:color="auto"/>
              </w:divBdr>
            </w:div>
            <w:div w:id="513999244">
              <w:marLeft w:val="0"/>
              <w:marRight w:val="0"/>
              <w:marTop w:val="0"/>
              <w:marBottom w:val="0"/>
              <w:divBdr>
                <w:top w:val="none" w:sz="0" w:space="0" w:color="auto"/>
                <w:left w:val="none" w:sz="0" w:space="0" w:color="auto"/>
                <w:bottom w:val="none" w:sz="0" w:space="0" w:color="auto"/>
                <w:right w:val="none" w:sz="0" w:space="0" w:color="auto"/>
              </w:divBdr>
            </w:div>
            <w:div w:id="18033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39769">
      <w:bodyDiv w:val="1"/>
      <w:marLeft w:val="0"/>
      <w:marRight w:val="0"/>
      <w:marTop w:val="0"/>
      <w:marBottom w:val="0"/>
      <w:divBdr>
        <w:top w:val="none" w:sz="0" w:space="0" w:color="auto"/>
        <w:left w:val="none" w:sz="0" w:space="0" w:color="auto"/>
        <w:bottom w:val="none" w:sz="0" w:space="0" w:color="auto"/>
        <w:right w:val="none" w:sz="0" w:space="0" w:color="auto"/>
      </w:divBdr>
    </w:div>
    <w:div w:id="820804252">
      <w:bodyDiv w:val="1"/>
      <w:marLeft w:val="0"/>
      <w:marRight w:val="0"/>
      <w:marTop w:val="0"/>
      <w:marBottom w:val="0"/>
      <w:divBdr>
        <w:top w:val="none" w:sz="0" w:space="0" w:color="auto"/>
        <w:left w:val="none" w:sz="0" w:space="0" w:color="auto"/>
        <w:bottom w:val="none" w:sz="0" w:space="0" w:color="auto"/>
        <w:right w:val="none" w:sz="0" w:space="0" w:color="auto"/>
      </w:divBdr>
    </w:div>
    <w:div w:id="833686933">
      <w:bodyDiv w:val="1"/>
      <w:marLeft w:val="0"/>
      <w:marRight w:val="0"/>
      <w:marTop w:val="0"/>
      <w:marBottom w:val="0"/>
      <w:divBdr>
        <w:top w:val="none" w:sz="0" w:space="0" w:color="auto"/>
        <w:left w:val="none" w:sz="0" w:space="0" w:color="auto"/>
        <w:bottom w:val="none" w:sz="0" w:space="0" w:color="auto"/>
        <w:right w:val="none" w:sz="0" w:space="0" w:color="auto"/>
      </w:divBdr>
      <w:divsChild>
        <w:div w:id="1480922288">
          <w:marLeft w:val="0"/>
          <w:marRight w:val="0"/>
          <w:marTop w:val="0"/>
          <w:marBottom w:val="0"/>
          <w:divBdr>
            <w:top w:val="none" w:sz="0" w:space="0" w:color="auto"/>
            <w:left w:val="none" w:sz="0" w:space="0" w:color="auto"/>
            <w:bottom w:val="none" w:sz="0" w:space="0" w:color="auto"/>
            <w:right w:val="none" w:sz="0" w:space="0" w:color="auto"/>
          </w:divBdr>
          <w:divsChild>
            <w:div w:id="1154099979">
              <w:marLeft w:val="0"/>
              <w:marRight w:val="0"/>
              <w:marTop w:val="0"/>
              <w:marBottom w:val="0"/>
              <w:divBdr>
                <w:top w:val="none" w:sz="0" w:space="0" w:color="auto"/>
                <w:left w:val="none" w:sz="0" w:space="0" w:color="auto"/>
                <w:bottom w:val="none" w:sz="0" w:space="0" w:color="auto"/>
                <w:right w:val="none" w:sz="0" w:space="0" w:color="auto"/>
              </w:divBdr>
            </w:div>
            <w:div w:id="12812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955">
      <w:bodyDiv w:val="1"/>
      <w:marLeft w:val="0"/>
      <w:marRight w:val="0"/>
      <w:marTop w:val="0"/>
      <w:marBottom w:val="0"/>
      <w:divBdr>
        <w:top w:val="none" w:sz="0" w:space="0" w:color="auto"/>
        <w:left w:val="none" w:sz="0" w:space="0" w:color="auto"/>
        <w:bottom w:val="none" w:sz="0" w:space="0" w:color="auto"/>
        <w:right w:val="none" w:sz="0" w:space="0" w:color="auto"/>
      </w:divBdr>
      <w:divsChild>
        <w:div w:id="1742292858">
          <w:marLeft w:val="0"/>
          <w:marRight w:val="0"/>
          <w:marTop w:val="0"/>
          <w:marBottom w:val="0"/>
          <w:divBdr>
            <w:top w:val="none" w:sz="0" w:space="0" w:color="auto"/>
            <w:left w:val="none" w:sz="0" w:space="0" w:color="auto"/>
            <w:bottom w:val="none" w:sz="0" w:space="0" w:color="auto"/>
            <w:right w:val="none" w:sz="0" w:space="0" w:color="auto"/>
          </w:divBdr>
          <w:divsChild>
            <w:div w:id="121701811">
              <w:marLeft w:val="0"/>
              <w:marRight w:val="0"/>
              <w:marTop w:val="0"/>
              <w:marBottom w:val="0"/>
              <w:divBdr>
                <w:top w:val="none" w:sz="0" w:space="0" w:color="auto"/>
                <w:left w:val="none" w:sz="0" w:space="0" w:color="auto"/>
                <w:bottom w:val="none" w:sz="0" w:space="0" w:color="auto"/>
                <w:right w:val="none" w:sz="0" w:space="0" w:color="auto"/>
              </w:divBdr>
              <w:divsChild>
                <w:div w:id="729502926">
                  <w:marLeft w:val="0"/>
                  <w:marRight w:val="0"/>
                  <w:marTop w:val="0"/>
                  <w:marBottom w:val="0"/>
                  <w:divBdr>
                    <w:top w:val="none" w:sz="0" w:space="0" w:color="auto"/>
                    <w:left w:val="none" w:sz="0" w:space="0" w:color="auto"/>
                    <w:bottom w:val="none" w:sz="0" w:space="0" w:color="auto"/>
                    <w:right w:val="none" w:sz="0" w:space="0" w:color="auto"/>
                  </w:divBdr>
                  <w:divsChild>
                    <w:div w:id="1189948136">
                      <w:marLeft w:val="0"/>
                      <w:marRight w:val="0"/>
                      <w:marTop w:val="0"/>
                      <w:marBottom w:val="0"/>
                      <w:divBdr>
                        <w:top w:val="none" w:sz="0" w:space="0" w:color="auto"/>
                        <w:left w:val="none" w:sz="0" w:space="0" w:color="auto"/>
                        <w:bottom w:val="none" w:sz="0" w:space="0" w:color="auto"/>
                        <w:right w:val="none" w:sz="0" w:space="0" w:color="auto"/>
                      </w:divBdr>
                      <w:divsChild>
                        <w:div w:id="541409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27494786">
              <w:marLeft w:val="0"/>
              <w:marRight w:val="120"/>
              <w:marTop w:val="150"/>
              <w:marBottom w:val="0"/>
              <w:divBdr>
                <w:top w:val="none" w:sz="0" w:space="0" w:color="auto"/>
                <w:left w:val="none" w:sz="0" w:space="0" w:color="auto"/>
                <w:bottom w:val="none" w:sz="0" w:space="0" w:color="auto"/>
                <w:right w:val="none" w:sz="0" w:space="0" w:color="auto"/>
              </w:divBdr>
              <w:divsChild>
                <w:div w:id="2124107181">
                  <w:marLeft w:val="0"/>
                  <w:marRight w:val="0"/>
                  <w:marTop w:val="0"/>
                  <w:marBottom w:val="0"/>
                  <w:divBdr>
                    <w:top w:val="none" w:sz="0" w:space="0" w:color="auto"/>
                    <w:left w:val="none" w:sz="0" w:space="0" w:color="auto"/>
                    <w:bottom w:val="none" w:sz="0" w:space="0" w:color="auto"/>
                    <w:right w:val="none" w:sz="0" w:space="0" w:color="auto"/>
                  </w:divBdr>
                  <w:divsChild>
                    <w:div w:id="127668388">
                      <w:marLeft w:val="0"/>
                      <w:marRight w:val="0"/>
                      <w:marTop w:val="0"/>
                      <w:marBottom w:val="0"/>
                      <w:divBdr>
                        <w:top w:val="none" w:sz="0" w:space="0" w:color="auto"/>
                        <w:left w:val="none" w:sz="0" w:space="0" w:color="auto"/>
                        <w:bottom w:val="none" w:sz="0" w:space="0" w:color="auto"/>
                        <w:right w:val="none" w:sz="0" w:space="0" w:color="auto"/>
                      </w:divBdr>
                      <w:divsChild>
                        <w:div w:id="619796636">
                          <w:marLeft w:val="0"/>
                          <w:marRight w:val="0"/>
                          <w:marTop w:val="0"/>
                          <w:marBottom w:val="0"/>
                          <w:divBdr>
                            <w:top w:val="none" w:sz="0" w:space="0" w:color="auto"/>
                            <w:left w:val="none" w:sz="0" w:space="0" w:color="auto"/>
                            <w:bottom w:val="none" w:sz="0" w:space="0" w:color="auto"/>
                            <w:right w:val="none" w:sz="0" w:space="0" w:color="auto"/>
                          </w:divBdr>
                          <w:divsChild>
                            <w:div w:id="1157577456">
                              <w:marLeft w:val="0"/>
                              <w:marRight w:val="0"/>
                              <w:marTop w:val="0"/>
                              <w:marBottom w:val="0"/>
                              <w:divBdr>
                                <w:top w:val="none" w:sz="0" w:space="0" w:color="auto"/>
                                <w:left w:val="none" w:sz="0" w:space="0" w:color="auto"/>
                                <w:bottom w:val="none" w:sz="0" w:space="0" w:color="auto"/>
                                <w:right w:val="none" w:sz="0" w:space="0" w:color="auto"/>
                              </w:divBdr>
                              <w:divsChild>
                                <w:div w:id="1042099849">
                                  <w:marLeft w:val="0"/>
                                  <w:marRight w:val="0"/>
                                  <w:marTop w:val="0"/>
                                  <w:marBottom w:val="0"/>
                                  <w:divBdr>
                                    <w:top w:val="none" w:sz="0" w:space="0" w:color="auto"/>
                                    <w:left w:val="none" w:sz="0" w:space="0" w:color="auto"/>
                                    <w:bottom w:val="none" w:sz="0" w:space="0" w:color="auto"/>
                                    <w:right w:val="none" w:sz="0" w:space="0" w:color="auto"/>
                                  </w:divBdr>
                                  <w:divsChild>
                                    <w:div w:id="1298028545">
                                      <w:marLeft w:val="0"/>
                                      <w:marRight w:val="0"/>
                                      <w:marTop w:val="0"/>
                                      <w:marBottom w:val="0"/>
                                      <w:divBdr>
                                        <w:top w:val="none" w:sz="0" w:space="0" w:color="auto"/>
                                        <w:left w:val="none" w:sz="0" w:space="0" w:color="auto"/>
                                        <w:bottom w:val="none" w:sz="0" w:space="0" w:color="auto"/>
                                        <w:right w:val="none" w:sz="0" w:space="0" w:color="auto"/>
                                      </w:divBdr>
                                      <w:divsChild>
                                        <w:div w:id="829712154">
                                          <w:marLeft w:val="0"/>
                                          <w:marRight w:val="0"/>
                                          <w:marTop w:val="0"/>
                                          <w:marBottom w:val="0"/>
                                          <w:divBdr>
                                            <w:top w:val="none" w:sz="0" w:space="0" w:color="auto"/>
                                            <w:left w:val="none" w:sz="0" w:space="0" w:color="auto"/>
                                            <w:bottom w:val="none" w:sz="0" w:space="0" w:color="auto"/>
                                            <w:right w:val="none" w:sz="0" w:space="0" w:color="auto"/>
                                          </w:divBdr>
                                        </w:div>
                                        <w:div w:id="1696467847">
                                          <w:marLeft w:val="0"/>
                                          <w:marRight w:val="0"/>
                                          <w:marTop w:val="0"/>
                                          <w:marBottom w:val="0"/>
                                          <w:divBdr>
                                            <w:top w:val="none" w:sz="0" w:space="0" w:color="auto"/>
                                            <w:left w:val="none" w:sz="0" w:space="0" w:color="auto"/>
                                            <w:bottom w:val="none" w:sz="0" w:space="0" w:color="auto"/>
                                            <w:right w:val="none" w:sz="0" w:space="0" w:color="auto"/>
                                          </w:divBdr>
                                        </w:div>
                                        <w:div w:id="94997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172389">
          <w:marLeft w:val="0"/>
          <w:marRight w:val="0"/>
          <w:marTop w:val="0"/>
          <w:marBottom w:val="0"/>
          <w:divBdr>
            <w:top w:val="none" w:sz="0" w:space="0" w:color="auto"/>
            <w:left w:val="none" w:sz="0" w:space="0" w:color="auto"/>
            <w:bottom w:val="none" w:sz="0" w:space="0" w:color="auto"/>
            <w:right w:val="none" w:sz="0" w:space="0" w:color="auto"/>
          </w:divBdr>
          <w:divsChild>
            <w:div w:id="62653206">
              <w:marLeft w:val="0"/>
              <w:marRight w:val="0"/>
              <w:marTop w:val="15"/>
              <w:marBottom w:val="0"/>
              <w:divBdr>
                <w:top w:val="none" w:sz="0" w:space="0" w:color="auto"/>
                <w:left w:val="none" w:sz="0" w:space="0" w:color="auto"/>
                <w:bottom w:val="none" w:sz="0" w:space="0" w:color="auto"/>
                <w:right w:val="none" w:sz="0" w:space="0" w:color="auto"/>
              </w:divBdr>
              <w:divsChild>
                <w:div w:id="630672493">
                  <w:marLeft w:val="0"/>
                  <w:marRight w:val="15"/>
                  <w:marTop w:val="0"/>
                  <w:marBottom w:val="0"/>
                  <w:divBdr>
                    <w:top w:val="none" w:sz="0" w:space="0" w:color="auto"/>
                    <w:left w:val="none" w:sz="0" w:space="0" w:color="auto"/>
                    <w:bottom w:val="none" w:sz="0" w:space="0" w:color="auto"/>
                    <w:right w:val="none" w:sz="0" w:space="0" w:color="auto"/>
                  </w:divBdr>
                  <w:divsChild>
                    <w:div w:id="709108613">
                      <w:marLeft w:val="0"/>
                      <w:marRight w:val="0"/>
                      <w:marTop w:val="0"/>
                      <w:marBottom w:val="0"/>
                      <w:divBdr>
                        <w:top w:val="none" w:sz="0" w:space="0" w:color="auto"/>
                        <w:left w:val="none" w:sz="0" w:space="0" w:color="auto"/>
                        <w:bottom w:val="none" w:sz="0" w:space="0" w:color="auto"/>
                        <w:right w:val="none" w:sz="0" w:space="0" w:color="auto"/>
                      </w:divBdr>
                      <w:divsChild>
                        <w:div w:id="395784797">
                          <w:marLeft w:val="0"/>
                          <w:marRight w:val="0"/>
                          <w:marTop w:val="0"/>
                          <w:marBottom w:val="0"/>
                          <w:divBdr>
                            <w:top w:val="none" w:sz="0" w:space="0" w:color="auto"/>
                            <w:left w:val="none" w:sz="0" w:space="0" w:color="auto"/>
                            <w:bottom w:val="none" w:sz="0" w:space="0" w:color="auto"/>
                            <w:right w:val="none" w:sz="0" w:space="0" w:color="auto"/>
                          </w:divBdr>
                          <w:divsChild>
                            <w:div w:id="1118337437">
                              <w:marLeft w:val="0"/>
                              <w:marRight w:val="0"/>
                              <w:marTop w:val="0"/>
                              <w:marBottom w:val="0"/>
                              <w:divBdr>
                                <w:top w:val="none" w:sz="0" w:space="0" w:color="auto"/>
                                <w:left w:val="none" w:sz="0" w:space="0" w:color="auto"/>
                                <w:bottom w:val="none" w:sz="0" w:space="0" w:color="auto"/>
                                <w:right w:val="none" w:sz="0" w:space="0" w:color="auto"/>
                              </w:divBdr>
                              <w:divsChild>
                                <w:div w:id="350685363">
                                  <w:marLeft w:val="0"/>
                                  <w:marRight w:val="0"/>
                                  <w:marTop w:val="0"/>
                                  <w:marBottom w:val="0"/>
                                  <w:divBdr>
                                    <w:top w:val="none" w:sz="0" w:space="0" w:color="auto"/>
                                    <w:left w:val="none" w:sz="0" w:space="0" w:color="auto"/>
                                    <w:bottom w:val="none" w:sz="0" w:space="0" w:color="auto"/>
                                    <w:right w:val="none" w:sz="0" w:space="0" w:color="auto"/>
                                  </w:divBdr>
                                  <w:divsChild>
                                    <w:div w:id="11029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095114">
      <w:bodyDiv w:val="1"/>
      <w:marLeft w:val="0"/>
      <w:marRight w:val="0"/>
      <w:marTop w:val="0"/>
      <w:marBottom w:val="0"/>
      <w:divBdr>
        <w:top w:val="none" w:sz="0" w:space="0" w:color="auto"/>
        <w:left w:val="none" w:sz="0" w:space="0" w:color="auto"/>
        <w:bottom w:val="none" w:sz="0" w:space="0" w:color="auto"/>
        <w:right w:val="none" w:sz="0" w:space="0" w:color="auto"/>
      </w:divBdr>
    </w:div>
    <w:div w:id="873150924">
      <w:bodyDiv w:val="1"/>
      <w:marLeft w:val="0"/>
      <w:marRight w:val="0"/>
      <w:marTop w:val="0"/>
      <w:marBottom w:val="0"/>
      <w:divBdr>
        <w:top w:val="none" w:sz="0" w:space="0" w:color="auto"/>
        <w:left w:val="none" w:sz="0" w:space="0" w:color="auto"/>
        <w:bottom w:val="none" w:sz="0" w:space="0" w:color="auto"/>
        <w:right w:val="none" w:sz="0" w:space="0" w:color="auto"/>
      </w:divBdr>
    </w:div>
    <w:div w:id="873729911">
      <w:bodyDiv w:val="1"/>
      <w:marLeft w:val="0"/>
      <w:marRight w:val="0"/>
      <w:marTop w:val="0"/>
      <w:marBottom w:val="0"/>
      <w:divBdr>
        <w:top w:val="none" w:sz="0" w:space="0" w:color="auto"/>
        <w:left w:val="none" w:sz="0" w:space="0" w:color="auto"/>
        <w:bottom w:val="none" w:sz="0" w:space="0" w:color="auto"/>
        <w:right w:val="none" w:sz="0" w:space="0" w:color="auto"/>
      </w:divBdr>
    </w:div>
    <w:div w:id="883785342">
      <w:bodyDiv w:val="1"/>
      <w:marLeft w:val="0"/>
      <w:marRight w:val="0"/>
      <w:marTop w:val="0"/>
      <w:marBottom w:val="0"/>
      <w:divBdr>
        <w:top w:val="none" w:sz="0" w:space="0" w:color="auto"/>
        <w:left w:val="none" w:sz="0" w:space="0" w:color="auto"/>
        <w:bottom w:val="none" w:sz="0" w:space="0" w:color="auto"/>
        <w:right w:val="none" w:sz="0" w:space="0" w:color="auto"/>
      </w:divBdr>
    </w:div>
    <w:div w:id="889193686">
      <w:bodyDiv w:val="1"/>
      <w:marLeft w:val="0"/>
      <w:marRight w:val="0"/>
      <w:marTop w:val="0"/>
      <w:marBottom w:val="0"/>
      <w:divBdr>
        <w:top w:val="none" w:sz="0" w:space="0" w:color="auto"/>
        <w:left w:val="none" w:sz="0" w:space="0" w:color="auto"/>
        <w:bottom w:val="none" w:sz="0" w:space="0" w:color="auto"/>
        <w:right w:val="none" w:sz="0" w:space="0" w:color="auto"/>
      </w:divBdr>
      <w:divsChild>
        <w:div w:id="1971089394">
          <w:marLeft w:val="0"/>
          <w:marRight w:val="0"/>
          <w:marTop w:val="0"/>
          <w:marBottom w:val="0"/>
          <w:divBdr>
            <w:top w:val="none" w:sz="0" w:space="0" w:color="auto"/>
            <w:left w:val="none" w:sz="0" w:space="0" w:color="auto"/>
            <w:bottom w:val="none" w:sz="0" w:space="0" w:color="auto"/>
            <w:right w:val="none" w:sz="0" w:space="0" w:color="auto"/>
          </w:divBdr>
          <w:divsChild>
            <w:div w:id="511797549">
              <w:marLeft w:val="0"/>
              <w:marRight w:val="0"/>
              <w:marTop w:val="0"/>
              <w:marBottom w:val="0"/>
              <w:divBdr>
                <w:top w:val="none" w:sz="0" w:space="0" w:color="auto"/>
                <w:left w:val="none" w:sz="0" w:space="0" w:color="auto"/>
                <w:bottom w:val="none" w:sz="0" w:space="0" w:color="auto"/>
                <w:right w:val="none" w:sz="0" w:space="0" w:color="auto"/>
              </w:divBdr>
            </w:div>
            <w:div w:id="228617386">
              <w:marLeft w:val="0"/>
              <w:marRight w:val="0"/>
              <w:marTop w:val="0"/>
              <w:marBottom w:val="0"/>
              <w:divBdr>
                <w:top w:val="none" w:sz="0" w:space="0" w:color="auto"/>
                <w:left w:val="none" w:sz="0" w:space="0" w:color="auto"/>
                <w:bottom w:val="none" w:sz="0" w:space="0" w:color="auto"/>
                <w:right w:val="none" w:sz="0" w:space="0" w:color="auto"/>
              </w:divBdr>
            </w:div>
            <w:div w:id="17974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7477">
      <w:bodyDiv w:val="1"/>
      <w:marLeft w:val="0"/>
      <w:marRight w:val="0"/>
      <w:marTop w:val="0"/>
      <w:marBottom w:val="0"/>
      <w:divBdr>
        <w:top w:val="none" w:sz="0" w:space="0" w:color="auto"/>
        <w:left w:val="none" w:sz="0" w:space="0" w:color="auto"/>
        <w:bottom w:val="none" w:sz="0" w:space="0" w:color="auto"/>
        <w:right w:val="none" w:sz="0" w:space="0" w:color="auto"/>
      </w:divBdr>
    </w:div>
    <w:div w:id="899023822">
      <w:bodyDiv w:val="1"/>
      <w:marLeft w:val="0"/>
      <w:marRight w:val="0"/>
      <w:marTop w:val="0"/>
      <w:marBottom w:val="0"/>
      <w:divBdr>
        <w:top w:val="none" w:sz="0" w:space="0" w:color="auto"/>
        <w:left w:val="none" w:sz="0" w:space="0" w:color="auto"/>
        <w:bottom w:val="none" w:sz="0" w:space="0" w:color="auto"/>
        <w:right w:val="none" w:sz="0" w:space="0" w:color="auto"/>
      </w:divBdr>
    </w:div>
    <w:div w:id="899097057">
      <w:bodyDiv w:val="1"/>
      <w:marLeft w:val="0"/>
      <w:marRight w:val="0"/>
      <w:marTop w:val="0"/>
      <w:marBottom w:val="0"/>
      <w:divBdr>
        <w:top w:val="none" w:sz="0" w:space="0" w:color="auto"/>
        <w:left w:val="none" w:sz="0" w:space="0" w:color="auto"/>
        <w:bottom w:val="none" w:sz="0" w:space="0" w:color="auto"/>
        <w:right w:val="none" w:sz="0" w:space="0" w:color="auto"/>
      </w:divBdr>
    </w:div>
    <w:div w:id="903951790">
      <w:bodyDiv w:val="1"/>
      <w:marLeft w:val="0"/>
      <w:marRight w:val="0"/>
      <w:marTop w:val="0"/>
      <w:marBottom w:val="0"/>
      <w:divBdr>
        <w:top w:val="none" w:sz="0" w:space="0" w:color="auto"/>
        <w:left w:val="none" w:sz="0" w:space="0" w:color="auto"/>
        <w:bottom w:val="none" w:sz="0" w:space="0" w:color="auto"/>
        <w:right w:val="none" w:sz="0" w:space="0" w:color="auto"/>
      </w:divBdr>
    </w:div>
    <w:div w:id="916207954">
      <w:bodyDiv w:val="1"/>
      <w:marLeft w:val="0"/>
      <w:marRight w:val="0"/>
      <w:marTop w:val="0"/>
      <w:marBottom w:val="0"/>
      <w:divBdr>
        <w:top w:val="none" w:sz="0" w:space="0" w:color="auto"/>
        <w:left w:val="none" w:sz="0" w:space="0" w:color="auto"/>
        <w:bottom w:val="none" w:sz="0" w:space="0" w:color="auto"/>
        <w:right w:val="none" w:sz="0" w:space="0" w:color="auto"/>
      </w:divBdr>
    </w:div>
    <w:div w:id="923146185">
      <w:bodyDiv w:val="1"/>
      <w:marLeft w:val="0"/>
      <w:marRight w:val="0"/>
      <w:marTop w:val="0"/>
      <w:marBottom w:val="0"/>
      <w:divBdr>
        <w:top w:val="none" w:sz="0" w:space="0" w:color="auto"/>
        <w:left w:val="none" w:sz="0" w:space="0" w:color="auto"/>
        <w:bottom w:val="none" w:sz="0" w:space="0" w:color="auto"/>
        <w:right w:val="none" w:sz="0" w:space="0" w:color="auto"/>
      </w:divBdr>
      <w:divsChild>
        <w:div w:id="1567035755">
          <w:marLeft w:val="0"/>
          <w:marRight w:val="0"/>
          <w:marTop w:val="0"/>
          <w:marBottom w:val="0"/>
          <w:divBdr>
            <w:top w:val="none" w:sz="0" w:space="0" w:color="auto"/>
            <w:left w:val="none" w:sz="0" w:space="0" w:color="auto"/>
            <w:bottom w:val="none" w:sz="0" w:space="0" w:color="auto"/>
            <w:right w:val="none" w:sz="0" w:space="0" w:color="auto"/>
          </w:divBdr>
          <w:divsChild>
            <w:div w:id="394595328">
              <w:marLeft w:val="0"/>
              <w:marRight w:val="0"/>
              <w:marTop w:val="0"/>
              <w:marBottom w:val="0"/>
              <w:divBdr>
                <w:top w:val="none" w:sz="0" w:space="0" w:color="auto"/>
                <w:left w:val="none" w:sz="0" w:space="0" w:color="auto"/>
                <w:bottom w:val="none" w:sz="0" w:space="0" w:color="auto"/>
                <w:right w:val="none" w:sz="0" w:space="0" w:color="auto"/>
              </w:divBdr>
            </w:div>
            <w:div w:id="1416240456">
              <w:marLeft w:val="0"/>
              <w:marRight w:val="0"/>
              <w:marTop w:val="0"/>
              <w:marBottom w:val="0"/>
              <w:divBdr>
                <w:top w:val="none" w:sz="0" w:space="0" w:color="auto"/>
                <w:left w:val="none" w:sz="0" w:space="0" w:color="auto"/>
                <w:bottom w:val="none" w:sz="0" w:space="0" w:color="auto"/>
                <w:right w:val="none" w:sz="0" w:space="0" w:color="auto"/>
              </w:divBdr>
            </w:div>
            <w:div w:id="1778795262">
              <w:marLeft w:val="0"/>
              <w:marRight w:val="0"/>
              <w:marTop w:val="0"/>
              <w:marBottom w:val="0"/>
              <w:divBdr>
                <w:top w:val="none" w:sz="0" w:space="0" w:color="auto"/>
                <w:left w:val="none" w:sz="0" w:space="0" w:color="auto"/>
                <w:bottom w:val="none" w:sz="0" w:space="0" w:color="auto"/>
                <w:right w:val="none" w:sz="0" w:space="0" w:color="auto"/>
              </w:divBdr>
            </w:div>
            <w:div w:id="7292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6936">
      <w:bodyDiv w:val="1"/>
      <w:marLeft w:val="0"/>
      <w:marRight w:val="0"/>
      <w:marTop w:val="0"/>
      <w:marBottom w:val="0"/>
      <w:divBdr>
        <w:top w:val="none" w:sz="0" w:space="0" w:color="auto"/>
        <w:left w:val="none" w:sz="0" w:space="0" w:color="auto"/>
        <w:bottom w:val="none" w:sz="0" w:space="0" w:color="auto"/>
        <w:right w:val="none" w:sz="0" w:space="0" w:color="auto"/>
      </w:divBdr>
      <w:divsChild>
        <w:div w:id="1861242386">
          <w:marLeft w:val="0"/>
          <w:marRight w:val="0"/>
          <w:marTop w:val="0"/>
          <w:marBottom w:val="0"/>
          <w:divBdr>
            <w:top w:val="none" w:sz="0" w:space="0" w:color="auto"/>
            <w:left w:val="none" w:sz="0" w:space="0" w:color="auto"/>
            <w:bottom w:val="none" w:sz="0" w:space="0" w:color="auto"/>
            <w:right w:val="none" w:sz="0" w:space="0" w:color="auto"/>
          </w:divBdr>
          <w:divsChild>
            <w:div w:id="992761465">
              <w:marLeft w:val="0"/>
              <w:marRight w:val="0"/>
              <w:marTop w:val="0"/>
              <w:marBottom w:val="0"/>
              <w:divBdr>
                <w:top w:val="none" w:sz="0" w:space="0" w:color="auto"/>
                <w:left w:val="none" w:sz="0" w:space="0" w:color="auto"/>
                <w:bottom w:val="none" w:sz="0" w:space="0" w:color="auto"/>
                <w:right w:val="none" w:sz="0" w:space="0" w:color="auto"/>
              </w:divBdr>
            </w:div>
            <w:div w:id="1917939742">
              <w:marLeft w:val="0"/>
              <w:marRight w:val="0"/>
              <w:marTop w:val="0"/>
              <w:marBottom w:val="0"/>
              <w:divBdr>
                <w:top w:val="none" w:sz="0" w:space="0" w:color="auto"/>
                <w:left w:val="none" w:sz="0" w:space="0" w:color="auto"/>
                <w:bottom w:val="none" w:sz="0" w:space="0" w:color="auto"/>
                <w:right w:val="none" w:sz="0" w:space="0" w:color="auto"/>
              </w:divBdr>
            </w:div>
            <w:div w:id="1549030280">
              <w:marLeft w:val="0"/>
              <w:marRight w:val="0"/>
              <w:marTop w:val="0"/>
              <w:marBottom w:val="0"/>
              <w:divBdr>
                <w:top w:val="none" w:sz="0" w:space="0" w:color="auto"/>
                <w:left w:val="none" w:sz="0" w:space="0" w:color="auto"/>
                <w:bottom w:val="none" w:sz="0" w:space="0" w:color="auto"/>
                <w:right w:val="none" w:sz="0" w:space="0" w:color="auto"/>
              </w:divBdr>
            </w:div>
            <w:div w:id="515853939">
              <w:marLeft w:val="0"/>
              <w:marRight w:val="0"/>
              <w:marTop w:val="0"/>
              <w:marBottom w:val="0"/>
              <w:divBdr>
                <w:top w:val="none" w:sz="0" w:space="0" w:color="auto"/>
                <w:left w:val="none" w:sz="0" w:space="0" w:color="auto"/>
                <w:bottom w:val="none" w:sz="0" w:space="0" w:color="auto"/>
                <w:right w:val="none" w:sz="0" w:space="0" w:color="auto"/>
              </w:divBdr>
            </w:div>
            <w:div w:id="570694643">
              <w:marLeft w:val="0"/>
              <w:marRight w:val="0"/>
              <w:marTop w:val="0"/>
              <w:marBottom w:val="0"/>
              <w:divBdr>
                <w:top w:val="none" w:sz="0" w:space="0" w:color="auto"/>
                <w:left w:val="none" w:sz="0" w:space="0" w:color="auto"/>
                <w:bottom w:val="none" w:sz="0" w:space="0" w:color="auto"/>
                <w:right w:val="none" w:sz="0" w:space="0" w:color="auto"/>
              </w:divBdr>
            </w:div>
            <w:div w:id="1374846854">
              <w:marLeft w:val="0"/>
              <w:marRight w:val="0"/>
              <w:marTop w:val="0"/>
              <w:marBottom w:val="0"/>
              <w:divBdr>
                <w:top w:val="none" w:sz="0" w:space="0" w:color="auto"/>
                <w:left w:val="none" w:sz="0" w:space="0" w:color="auto"/>
                <w:bottom w:val="none" w:sz="0" w:space="0" w:color="auto"/>
                <w:right w:val="none" w:sz="0" w:space="0" w:color="auto"/>
              </w:divBdr>
            </w:div>
            <w:div w:id="15651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1061">
      <w:bodyDiv w:val="1"/>
      <w:marLeft w:val="0"/>
      <w:marRight w:val="0"/>
      <w:marTop w:val="0"/>
      <w:marBottom w:val="0"/>
      <w:divBdr>
        <w:top w:val="none" w:sz="0" w:space="0" w:color="auto"/>
        <w:left w:val="none" w:sz="0" w:space="0" w:color="auto"/>
        <w:bottom w:val="none" w:sz="0" w:space="0" w:color="auto"/>
        <w:right w:val="none" w:sz="0" w:space="0" w:color="auto"/>
      </w:divBdr>
    </w:div>
    <w:div w:id="942030066">
      <w:bodyDiv w:val="1"/>
      <w:marLeft w:val="0"/>
      <w:marRight w:val="0"/>
      <w:marTop w:val="0"/>
      <w:marBottom w:val="0"/>
      <w:divBdr>
        <w:top w:val="none" w:sz="0" w:space="0" w:color="auto"/>
        <w:left w:val="none" w:sz="0" w:space="0" w:color="auto"/>
        <w:bottom w:val="none" w:sz="0" w:space="0" w:color="auto"/>
        <w:right w:val="none" w:sz="0" w:space="0" w:color="auto"/>
      </w:divBdr>
    </w:div>
    <w:div w:id="947388854">
      <w:bodyDiv w:val="1"/>
      <w:marLeft w:val="0"/>
      <w:marRight w:val="0"/>
      <w:marTop w:val="0"/>
      <w:marBottom w:val="0"/>
      <w:divBdr>
        <w:top w:val="none" w:sz="0" w:space="0" w:color="auto"/>
        <w:left w:val="none" w:sz="0" w:space="0" w:color="auto"/>
        <w:bottom w:val="none" w:sz="0" w:space="0" w:color="auto"/>
        <w:right w:val="none" w:sz="0" w:space="0" w:color="auto"/>
      </w:divBdr>
    </w:div>
    <w:div w:id="960771329">
      <w:bodyDiv w:val="1"/>
      <w:marLeft w:val="0"/>
      <w:marRight w:val="0"/>
      <w:marTop w:val="0"/>
      <w:marBottom w:val="0"/>
      <w:divBdr>
        <w:top w:val="none" w:sz="0" w:space="0" w:color="auto"/>
        <w:left w:val="none" w:sz="0" w:space="0" w:color="auto"/>
        <w:bottom w:val="none" w:sz="0" w:space="0" w:color="auto"/>
        <w:right w:val="none" w:sz="0" w:space="0" w:color="auto"/>
      </w:divBdr>
    </w:div>
    <w:div w:id="963922013">
      <w:bodyDiv w:val="1"/>
      <w:marLeft w:val="0"/>
      <w:marRight w:val="0"/>
      <w:marTop w:val="0"/>
      <w:marBottom w:val="0"/>
      <w:divBdr>
        <w:top w:val="none" w:sz="0" w:space="0" w:color="auto"/>
        <w:left w:val="none" w:sz="0" w:space="0" w:color="auto"/>
        <w:bottom w:val="none" w:sz="0" w:space="0" w:color="auto"/>
        <w:right w:val="none" w:sz="0" w:space="0" w:color="auto"/>
      </w:divBdr>
    </w:div>
    <w:div w:id="968048083">
      <w:bodyDiv w:val="1"/>
      <w:marLeft w:val="0"/>
      <w:marRight w:val="0"/>
      <w:marTop w:val="0"/>
      <w:marBottom w:val="0"/>
      <w:divBdr>
        <w:top w:val="none" w:sz="0" w:space="0" w:color="auto"/>
        <w:left w:val="none" w:sz="0" w:space="0" w:color="auto"/>
        <w:bottom w:val="none" w:sz="0" w:space="0" w:color="auto"/>
        <w:right w:val="none" w:sz="0" w:space="0" w:color="auto"/>
      </w:divBdr>
      <w:divsChild>
        <w:div w:id="1479151118">
          <w:marLeft w:val="1080"/>
          <w:marRight w:val="0"/>
          <w:marTop w:val="100"/>
          <w:marBottom w:val="0"/>
          <w:divBdr>
            <w:top w:val="none" w:sz="0" w:space="0" w:color="auto"/>
            <w:left w:val="none" w:sz="0" w:space="0" w:color="auto"/>
            <w:bottom w:val="none" w:sz="0" w:space="0" w:color="auto"/>
            <w:right w:val="none" w:sz="0" w:space="0" w:color="auto"/>
          </w:divBdr>
        </w:div>
        <w:div w:id="1375890505">
          <w:marLeft w:val="1080"/>
          <w:marRight w:val="0"/>
          <w:marTop w:val="100"/>
          <w:marBottom w:val="0"/>
          <w:divBdr>
            <w:top w:val="none" w:sz="0" w:space="0" w:color="auto"/>
            <w:left w:val="none" w:sz="0" w:space="0" w:color="auto"/>
            <w:bottom w:val="none" w:sz="0" w:space="0" w:color="auto"/>
            <w:right w:val="none" w:sz="0" w:space="0" w:color="auto"/>
          </w:divBdr>
        </w:div>
        <w:div w:id="542792694">
          <w:marLeft w:val="1080"/>
          <w:marRight w:val="0"/>
          <w:marTop w:val="100"/>
          <w:marBottom w:val="0"/>
          <w:divBdr>
            <w:top w:val="none" w:sz="0" w:space="0" w:color="auto"/>
            <w:left w:val="none" w:sz="0" w:space="0" w:color="auto"/>
            <w:bottom w:val="none" w:sz="0" w:space="0" w:color="auto"/>
            <w:right w:val="none" w:sz="0" w:space="0" w:color="auto"/>
          </w:divBdr>
        </w:div>
        <w:div w:id="265499883">
          <w:marLeft w:val="1080"/>
          <w:marRight w:val="0"/>
          <w:marTop w:val="100"/>
          <w:marBottom w:val="0"/>
          <w:divBdr>
            <w:top w:val="none" w:sz="0" w:space="0" w:color="auto"/>
            <w:left w:val="none" w:sz="0" w:space="0" w:color="auto"/>
            <w:bottom w:val="none" w:sz="0" w:space="0" w:color="auto"/>
            <w:right w:val="none" w:sz="0" w:space="0" w:color="auto"/>
          </w:divBdr>
        </w:div>
      </w:divsChild>
    </w:div>
    <w:div w:id="970136172">
      <w:bodyDiv w:val="1"/>
      <w:marLeft w:val="0"/>
      <w:marRight w:val="0"/>
      <w:marTop w:val="0"/>
      <w:marBottom w:val="0"/>
      <w:divBdr>
        <w:top w:val="none" w:sz="0" w:space="0" w:color="auto"/>
        <w:left w:val="none" w:sz="0" w:space="0" w:color="auto"/>
        <w:bottom w:val="none" w:sz="0" w:space="0" w:color="auto"/>
        <w:right w:val="none" w:sz="0" w:space="0" w:color="auto"/>
      </w:divBdr>
      <w:divsChild>
        <w:div w:id="717822536">
          <w:marLeft w:val="0"/>
          <w:marRight w:val="0"/>
          <w:marTop w:val="0"/>
          <w:marBottom w:val="0"/>
          <w:divBdr>
            <w:top w:val="single" w:sz="2" w:space="0" w:color="D9D9E3"/>
            <w:left w:val="single" w:sz="2" w:space="0" w:color="D9D9E3"/>
            <w:bottom w:val="single" w:sz="2" w:space="0" w:color="D9D9E3"/>
            <w:right w:val="single" w:sz="2" w:space="0" w:color="D9D9E3"/>
          </w:divBdr>
          <w:divsChild>
            <w:div w:id="1425299537">
              <w:marLeft w:val="0"/>
              <w:marRight w:val="0"/>
              <w:marTop w:val="0"/>
              <w:marBottom w:val="0"/>
              <w:divBdr>
                <w:top w:val="single" w:sz="2" w:space="0" w:color="D9D9E3"/>
                <w:left w:val="single" w:sz="2" w:space="0" w:color="D9D9E3"/>
                <w:bottom w:val="single" w:sz="2" w:space="0" w:color="D9D9E3"/>
                <w:right w:val="single" w:sz="2" w:space="0" w:color="D9D9E3"/>
              </w:divBdr>
              <w:divsChild>
                <w:div w:id="1477145637">
                  <w:marLeft w:val="0"/>
                  <w:marRight w:val="0"/>
                  <w:marTop w:val="0"/>
                  <w:marBottom w:val="0"/>
                  <w:divBdr>
                    <w:top w:val="single" w:sz="2" w:space="0" w:color="D9D9E3"/>
                    <w:left w:val="single" w:sz="2" w:space="0" w:color="D9D9E3"/>
                    <w:bottom w:val="single" w:sz="2" w:space="0" w:color="D9D9E3"/>
                    <w:right w:val="single" w:sz="2" w:space="0" w:color="D9D9E3"/>
                  </w:divBdr>
                  <w:divsChild>
                    <w:div w:id="1945070288">
                      <w:marLeft w:val="0"/>
                      <w:marRight w:val="0"/>
                      <w:marTop w:val="0"/>
                      <w:marBottom w:val="0"/>
                      <w:divBdr>
                        <w:top w:val="single" w:sz="2" w:space="0" w:color="D9D9E3"/>
                        <w:left w:val="single" w:sz="2" w:space="0" w:color="D9D9E3"/>
                        <w:bottom w:val="single" w:sz="2" w:space="0" w:color="D9D9E3"/>
                        <w:right w:val="single" w:sz="2" w:space="0" w:color="D9D9E3"/>
                      </w:divBdr>
                      <w:divsChild>
                        <w:div w:id="450907271">
                          <w:marLeft w:val="0"/>
                          <w:marRight w:val="0"/>
                          <w:marTop w:val="0"/>
                          <w:marBottom w:val="0"/>
                          <w:divBdr>
                            <w:top w:val="single" w:sz="2" w:space="0" w:color="auto"/>
                            <w:left w:val="single" w:sz="2" w:space="0" w:color="auto"/>
                            <w:bottom w:val="single" w:sz="6" w:space="0" w:color="auto"/>
                            <w:right w:val="single" w:sz="2" w:space="0" w:color="auto"/>
                          </w:divBdr>
                          <w:divsChild>
                            <w:div w:id="2057197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14564">
                                  <w:marLeft w:val="0"/>
                                  <w:marRight w:val="0"/>
                                  <w:marTop w:val="0"/>
                                  <w:marBottom w:val="0"/>
                                  <w:divBdr>
                                    <w:top w:val="single" w:sz="2" w:space="0" w:color="D9D9E3"/>
                                    <w:left w:val="single" w:sz="2" w:space="0" w:color="D9D9E3"/>
                                    <w:bottom w:val="single" w:sz="2" w:space="0" w:color="D9D9E3"/>
                                    <w:right w:val="single" w:sz="2" w:space="0" w:color="D9D9E3"/>
                                  </w:divBdr>
                                  <w:divsChild>
                                    <w:div w:id="1985890494">
                                      <w:marLeft w:val="0"/>
                                      <w:marRight w:val="0"/>
                                      <w:marTop w:val="0"/>
                                      <w:marBottom w:val="0"/>
                                      <w:divBdr>
                                        <w:top w:val="single" w:sz="2" w:space="0" w:color="D9D9E3"/>
                                        <w:left w:val="single" w:sz="2" w:space="0" w:color="D9D9E3"/>
                                        <w:bottom w:val="single" w:sz="2" w:space="0" w:color="D9D9E3"/>
                                        <w:right w:val="single" w:sz="2" w:space="0" w:color="D9D9E3"/>
                                      </w:divBdr>
                                      <w:divsChild>
                                        <w:div w:id="1545287567">
                                          <w:marLeft w:val="0"/>
                                          <w:marRight w:val="0"/>
                                          <w:marTop w:val="0"/>
                                          <w:marBottom w:val="0"/>
                                          <w:divBdr>
                                            <w:top w:val="single" w:sz="2" w:space="0" w:color="D9D9E3"/>
                                            <w:left w:val="single" w:sz="2" w:space="0" w:color="D9D9E3"/>
                                            <w:bottom w:val="single" w:sz="2" w:space="0" w:color="D9D9E3"/>
                                            <w:right w:val="single" w:sz="2" w:space="0" w:color="D9D9E3"/>
                                          </w:divBdr>
                                          <w:divsChild>
                                            <w:div w:id="698821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2936097">
          <w:marLeft w:val="0"/>
          <w:marRight w:val="0"/>
          <w:marTop w:val="0"/>
          <w:marBottom w:val="0"/>
          <w:divBdr>
            <w:top w:val="none" w:sz="0" w:space="0" w:color="auto"/>
            <w:left w:val="none" w:sz="0" w:space="0" w:color="auto"/>
            <w:bottom w:val="none" w:sz="0" w:space="0" w:color="auto"/>
            <w:right w:val="none" w:sz="0" w:space="0" w:color="auto"/>
          </w:divBdr>
        </w:div>
      </w:divsChild>
    </w:div>
    <w:div w:id="972638244">
      <w:bodyDiv w:val="1"/>
      <w:marLeft w:val="0"/>
      <w:marRight w:val="0"/>
      <w:marTop w:val="0"/>
      <w:marBottom w:val="0"/>
      <w:divBdr>
        <w:top w:val="none" w:sz="0" w:space="0" w:color="auto"/>
        <w:left w:val="none" w:sz="0" w:space="0" w:color="auto"/>
        <w:bottom w:val="none" w:sz="0" w:space="0" w:color="auto"/>
        <w:right w:val="none" w:sz="0" w:space="0" w:color="auto"/>
      </w:divBdr>
    </w:div>
    <w:div w:id="996038703">
      <w:bodyDiv w:val="1"/>
      <w:marLeft w:val="0"/>
      <w:marRight w:val="0"/>
      <w:marTop w:val="0"/>
      <w:marBottom w:val="0"/>
      <w:divBdr>
        <w:top w:val="none" w:sz="0" w:space="0" w:color="auto"/>
        <w:left w:val="none" w:sz="0" w:space="0" w:color="auto"/>
        <w:bottom w:val="none" w:sz="0" w:space="0" w:color="auto"/>
        <w:right w:val="none" w:sz="0" w:space="0" w:color="auto"/>
      </w:divBdr>
      <w:divsChild>
        <w:div w:id="1055786096">
          <w:marLeft w:val="0"/>
          <w:marRight w:val="0"/>
          <w:marTop w:val="0"/>
          <w:marBottom w:val="0"/>
          <w:divBdr>
            <w:top w:val="none" w:sz="0" w:space="0" w:color="auto"/>
            <w:left w:val="none" w:sz="0" w:space="0" w:color="auto"/>
            <w:bottom w:val="none" w:sz="0" w:space="0" w:color="auto"/>
            <w:right w:val="none" w:sz="0" w:space="0" w:color="auto"/>
          </w:divBdr>
          <w:divsChild>
            <w:div w:id="1158575571">
              <w:marLeft w:val="0"/>
              <w:marRight w:val="0"/>
              <w:marTop w:val="0"/>
              <w:marBottom w:val="0"/>
              <w:divBdr>
                <w:top w:val="none" w:sz="0" w:space="0" w:color="auto"/>
                <w:left w:val="none" w:sz="0" w:space="0" w:color="auto"/>
                <w:bottom w:val="none" w:sz="0" w:space="0" w:color="auto"/>
                <w:right w:val="none" w:sz="0" w:space="0" w:color="auto"/>
              </w:divBdr>
            </w:div>
            <w:div w:id="1169249875">
              <w:marLeft w:val="0"/>
              <w:marRight w:val="0"/>
              <w:marTop w:val="0"/>
              <w:marBottom w:val="0"/>
              <w:divBdr>
                <w:top w:val="none" w:sz="0" w:space="0" w:color="auto"/>
                <w:left w:val="none" w:sz="0" w:space="0" w:color="auto"/>
                <w:bottom w:val="none" w:sz="0" w:space="0" w:color="auto"/>
                <w:right w:val="none" w:sz="0" w:space="0" w:color="auto"/>
              </w:divBdr>
            </w:div>
            <w:div w:id="156267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3151">
      <w:bodyDiv w:val="1"/>
      <w:marLeft w:val="0"/>
      <w:marRight w:val="0"/>
      <w:marTop w:val="0"/>
      <w:marBottom w:val="0"/>
      <w:divBdr>
        <w:top w:val="none" w:sz="0" w:space="0" w:color="auto"/>
        <w:left w:val="none" w:sz="0" w:space="0" w:color="auto"/>
        <w:bottom w:val="none" w:sz="0" w:space="0" w:color="auto"/>
        <w:right w:val="none" w:sz="0" w:space="0" w:color="auto"/>
      </w:divBdr>
      <w:divsChild>
        <w:div w:id="1536848272">
          <w:marLeft w:val="0"/>
          <w:marRight w:val="0"/>
          <w:marTop w:val="0"/>
          <w:marBottom w:val="0"/>
          <w:divBdr>
            <w:top w:val="none" w:sz="0" w:space="0" w:color="auto"/>
            <w:left w:val="none" w:sz="0" w:space="0" w:color="auto"/>
            <w:bottom w:val="none" w:sz="0" w:space="0" w:color="auto"/>
            <w:right w:val="none" w:sz="0" w:space="0" w:color="auto"/>
          </w:divBdr>
          <w:divsChild>
            <w:div w:id="925917434">
              <w:marLeft w:val="0"/>
              <w:marRight w:val="0"/>
              <w:marTop w:val="0"/>
              <w:marBottom w:val="0"/>
              <w:divBdr>
                <w:top w:val="none" w:sz="0" w:space="0" w:color="auto"/>
                <w:left w:val="none" w:sz="0" w:space="0" w:color="auto"/>
                <w:bottom w:val="none" w:sz="0" w:space="0" w:color="auto"/>
                <w:right w:val="none" w:sz="0" w:space="0" w:color="auto"/>
              </w:divBdr>
            </w:div>
            <w:div w:id="101920457">
              <w:marLeft w:val="0"/>
              <w:marRight w:val="0"/>
              <w:marTop w:val="0"/>
              <w:marBottom w:val="0"/>
              <w:divBdr>
                <w:top w:val="none" w:sz="0" w:space="0" w:color="auto"/>
                <w:left w:val="none" w:sz="0" w:space="0" w:color="auto"/>
                <w:bottom w:val="none" w:sz="0" w:space="0" w:color="auto"/>
                <w:right w:val="none" w:sz="0" w:space="0" w:color="auto"/>
              </w:divBdr>
            </w:div>
            <w:div w:id="1598826235">
              <w:marLeft w:val="0"/>
              <w:marRight w:val="0"/>
              <w:marTop w:val="0"/>
              <w:marBottom w:val="0"/>
              <w:divBdr>
                <w:top w:val="none" w:sz="0" w:space="0" w:color="auto"/>
                <w:left w:val="none" w:sz="0" w:space="0" w:color="auto"/>
                <w:bottom w:val="none" w:sz="0" w:space="0" w:color="auto"/>
                <w:right w:val="none" w:sz="0" w:space="0" w:color="auto"/>
              </w:divBdr>
            </w:div>
            <w:div w:id="1919096898">
              <w:marLeft w:val="0"/>
              <w:marRight w:val="0"/>
              <w:marTop w:val="0"/>
              <w:marBottom w:val="0"/>
              <w:divBdr>
                <w:top w:val="none" w:sz="0" w:space="0" w:color="auto"/>
                <w:left w:val="none" w:sz="0" w:space="0" w:color="auto"/>
                <w:bottom w:val="none" w:sz="0" w:space="0" w:color="auto"/>
                <w:right w:val="none" w:sz="0" w:space="0" w:color="auto"/>
              </w:divBdr>
            </w:div>
            <w:div w:id="610933994">
              <w:marLeft w:val="0"/>
              <w:marRight w:val="0"/>
              <w:marTop w:val="0"/>
              <w:marBottom w:val="0"/>
              <w:divBdr>
                <w:top w:val="none" w:sz="0" w:space="0" w:color="auto"/>
                <w:left w:val="none" w:sz="0" w:space="0" w:color="auto"/>
                <w:bottom w:val="none" w:sz="0" w:space="0" w:color="auto"/>
                <w:right w:val="none" w:sz="0" w:space="0" w:color="auto"/>
              </w:divBdr>
            </w:div>
            <w:div w:id="1457796759">
              <w:marLeft w:val="0"/>
              <w:marRight w:val="0"/>
              <w:marTop w:val="0"/>
              <w:marBottom w:val="0"/>
              <w:divBdr>
                <w:top w:val="none" w:sz="0" w:space="0" w:color="auto"/>
                <w:left w:val="none" w:sz="0" w:space="0" w:color="auto"/>
                <w:bottom w:val="none" w:sz="0" w:space="0" w:color="auto"/>
                <w:right w:val="none" w:sz="0" w:space="0" w:color="auto"/>
              </w:divBdr>
            </w:div>
            <w:div w:id="12856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229">
      <w:bodyDiv w:val="1"/>
      <w:marLeft w:val="0"/>
      <w:marRight w:val="0"/>
      <w:marTop w:val="0"/>
      <w:marBottom w:val="0"/>
      <w:divBdr>
        <w:top w:val="none" w:sz="0" w:space="0" w:color="auto"/>
        <w:left w:val="none" w:sz="0" w:space="0" w:color="auto"/>
        <w:bottom w:val="none" w:sz="0" w:space="0" w:color="auto"/>
        <w:right w:val="none" w:sz="0" w:space="0" w:color="auto"/>
      </w:divBdr>
      <w:divsChild>
        <w:div w:id="1471902032">
          <w:marLeft w:val="0"/>
          <w:marRight w:val="0"/>
          <w:marTop w:val="0"/>
          <w:marBottom w:val="0"/>
          <w:divBdr>
            <w:top w:val="none" w:sz="0" w:space="0" w:color="auto"/>
            <w:left w:val="none" w:sz="0" w:space="0" w:color="auto"/>
            <w:bottom w:val="none" w:sz="0" w:space="0" w:color="auto"/>
            <w:right w:val="none" w:sz="0" w:space="0" w:color="auto"/>
          </w:divBdr>
          <w:divsChild>
            <w:div w:id="2061896751">
              <w:marLeft w:val="0"/>
              <w:marRight w:val="0"/>
              <w:marTop w:val="0"/>
              <w:marBottom w:val="0"/>
              <w:divBdr>
                <w:top w:val="none" w:sz="0" w:space="0" w:color="auto"/>
                <w:left w:val="none" w:sz="0" w:space="0" w:color="auto"/>
                <w:bottom w:val="none" w:sz="0" w:space="0" w:color="auto"/>
                <w:right w:val="none" w:sz="0" w:space="0" w:color="auto"/>
              </w:divBdr>
            </w:div>
            <w:div w:id="6141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7672">
      <w:bodyDiv w:val="1"/>
      <w:marLeft w:val="0"/>
      <w:marRight w:val="0"/>
      <w:marTop w:val="0"/>
      <w:marBottom w:val="0"/>
      <w:divBdr>
        <w:top w:val="none" w:sz="0" w:space="0" w:color="auto"/>
        <w:left w:val="none" w:sz="0" w:space="0" w:color="auto"/>
        <w:bottom w:val="none" w:sz="0" w:space="0" w:color="auto"/>
        <w:right w:val="none" w:sz="0" w:space="0" w:color="auto"/>
      </w:divBdr>
    </w:div>
    <w:div w:id="1021248976">
      <w:bodyDiv w:val="1"/>
      <w:marLeft w:val="0"/>
      <w:marRight w:val="0"/>
      <w:marTop w:val="0"/>
      <w:marBottom w:val="0"/>
      <w:divBdr>
        <w:top w:val="none" w:sz="0" w:space="0" w:color="auto"/>
        <w:left w:val="none" w:sz="0" w:space="0" w:color="auto"/>
        <w:bottom w:val="none" w:sz="0" w:space="0" w:color="auto"/>
        <w:right w:val="none" w:sz="0" w:space="0" w:color="auto"/>
      </w:divBdr>
    </w:div>
    <w:div w:id="1022629021">
      <w:bodyDiv w:val="1"/>
      <w:marLeft w:val="0"/>
      <w:marRight w:val="0"/>
      <w:marTop w:val="0"/>
      <w:marBottom w:val="0"/>
      <w:divBdr>
        <w:top w:val="none" w:sz="0" w:space="0" w:color="auto"/>
        <w:left w:val="none" w:sz="0" w:space="0" w:color="auto"/>
        <w:bottom w:val="none" w:sz="0" w:space="0" w:color="auto"/>
        <w:right w:val="none" w:sz="0" w:space="0" w:color="auto"/>
      </w:divBdr>
    </w:div>
    <w:div w:id="1022971808">
      <w:bodyDiv w:val="1"/>
      <w:marLeft w:val="0"/>
      <w:marRight w:val="0"/>
      <w:marTop w:val="0"/>
      <w:marBottom w:val="0"/>
      <w:divBdr>
        <w:top w:val="none" w:sz="0" w:space="0" w:color="auto"/>
        <w:left w:val="none" w:sz="0" w:space="0" w:color="auto"/>
        <w:bottom w:val="none" w:sz="0" w:space="0" w:color="auto"/>
        <w:right w:val="none" w:sz="0" w:space="0" w:color="auto"/>
      </w:divBdr>
    </w:div>
    <w:div w:id="1048067521">
      <w:bodyDiv w:val="1"/>
      <w:marLeft w:val="0"/>
      <w:marRight w:val="0"/>
      <w:marTop w:val="0"/>
      <w:marBottom w:val="0"/>
      <w:divBdr>
        <w:top w:val="none" w:sz="0" w:space="0" w:color="auto"/>
        <w:left w:val="none" w:sz="0" w:space="0" w:color="auto"/>
        <w:bottom w:val="none" w:sz="0" w:space="0" w:color="auto"/>
        <w:right w:val="none" w:sz="0" w:space="0" w:color="auto"/>
      </w:divBdr>
    </w:div>
    <w:div w:id="1049841981">
      <w:bodyDiv w:val="1"/>
      <w:marLeft w:val="0"/>
      <w:marRight w:val="0"/>
      <w:marTop w:val="0"/>
      <w:marBottom w:val="0"/>
      <w:divBdr>
        <w:top w:val="none" w:sz="0" w:space="0" w:color="auto"/>
        <w:left w:val="none" w:sz="0" w:space="0" w:color="auto"/>
        <w:bottom w:val="none" w:sz="0" w:space="0" w:color="auto"/>
        <w:right w:val="none" w:sz="0" w:space="0" w:color="auto"/>
      </w:divBdr>
    </w:div>
    <w:div w:id="1062405169">
      <w:bodyDiv w:val="1"/>
      <w:marLeft w:val="0"/>
      <w:marRight w:val="0"/>
      <w:marTop w:val="0"/>
      <w:marBottom w:val="0"/>
      <w:divBdr>
        <w:top w:val="none" w:sz="0" w:space="0" w:color="auto"/>
        <w:left w:val="none" w:sz="0" w:space="0" w:color="auto"/>
        <w:bottom w:val="none" w:sz="0" w:space="0" w:color="auto"/>
        <w:right w:val="none" w:sz="0" w:space="0" w:color="auto"/>
      </w:divBdr>
    </w:div>
    <w:div w:id="1066339566">
      <w:bodyDiv w:val="1"/>
      <w:marLeft w:val="0"/>
      <w:marRight w:val="0"/>
      <w:marTop w:val="0"/>
      <w:marBottom w:val="0"/>
      <w:divBdr>
        <w:top w:val="none" w:sz="0" w:space="0" w:color="auto"/>
        <w:left w:val="none" w:sz="0" w:space="0" w:color="auto"/>
        <w:bottom w:val="none" w:sz="0" w:space="0" w:color="auto"/>
        <w:right w:val="none" w:sz="0" w:space="0" w:color="auto"/>
      </w:divBdr>
      <w:divsChild>
        <w:div w:id="276759133">
          <w:marLeft w:val="0"/>
          <w:marRight w:val="0"/>
          <w:marTop w:val="0"/>
          <w:marBottom w:val="0"/>
          <w:divBdr>
            <w:top w:val="none" w:sz="0" w:space="0" w:color="auto"/>
            <w:left w:val="none" w:sz="0" w:space="0" w:color="auto"/>
            <w:bottom w:val="none" w:sz="0" w:space="0" w:color="auto"/>
            <w:right w:val="none" w:sz="0" w:space="0" w:color="auto"/>
          </w:divBdr>
          <w:divsChild>
            <w:div w:id="415440107">
              <w:marLeft w:val="0"/>
              <w:marRight w:val="0"/>
              <w:marTop w:val="0"/>
              <w:marBottom w:val="0"/>
              <w:divBdr>
                <w:top w:val="none" w:sz="0" w:space="0" w:color="auto"/>
                <w:left w:val="none" w:sz="0" w:space="0" w:color="auto"/>
                <w:bottom w:val="none" w:sz="0" w:space="0" w:color="auto"/>
                <w:right w:val="none" w:sz="0" w:space="0" w:color="auto"/>
              </w:divBdr>
            </w:div>
            <w:div w:id="1999187407">
              <w:marLeft w:val="0"/>
              <w:marRight w:val="0"/>
              <w:marTop w:val="0"/>
              <w:marBottom w:val="0"/>
              <w:divBdr>
                <w:top w:val="none" w:sz="0" w:space="0" w:color="auto"/>
                <w:left w:val="none" w:sz="0" w:space="0" w:color="auto"/>
                <w:bottom w:val="none" w:sz="0" w:space="0" w:color="auto"/>
                <w:right w:val="none" w:sz="0" w:space="0" w:color="auto"/>
              </w:divBdr>
            </w:div>
            <w:div w:id="17605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3716">
      <w:bodyDiv w:val="1"/>
      <w:marLeft w:val="0"/>
      <w:marRight w:val="0"/>
      <w:marTop w:val="0"/>
      <w:marBottom w:val="0"/>
      <w:divBdr>
        <w:top w:val="none" w:sz="0" w:space="0" w:color="auto"/>
        <w:left w:val="none" w:sz="0" w:space="0" w:color="auto"/>
        <w:bottom w:val="none" w:sz="0" w:space="0" w:color="auto"/>
        <w:right w:val="none" w:sz="0" w:space="0" w:color="auto"/>
      </w:divBdr>
    </w:div>
    <w:div w:id="1067142772">
      <w:bodyDiv w:val="1"/>
      <w:marLeft w:val="0"/>
      <w:marRight w:val="0"/>
      <w:marTop w:val="0"/>
      <w:marBottom w:val="0"/>
      <w:divBdr>
        <w:top w:val="none" w:sz="0" w:space="0" w:color="auto"/>
        <w:left w:val="none" w:sz="0" w:space="0" w:color="auto"/>
        <w:bottom w:val="none" w:sz="0" w:space="0" w:color="auto"/>
        <w:right w:val="none" w:sz="0" w:space="0" w:color="auto"/>
      </w:divBdr>
    </w:div>
    <w:div w:id="1101949541">
      <w:bodyDiv w:val="1"/>
      <w:marLeft w:val="0"/>
      <w:marRight w:val="0"/>
      <w:marTop w:val="0"/>
      <w:marBottom w:val="0"/>
      <w:divBdr>
        <w:top w:val="none" w:sz="0" w:space="0" w:color="auto"/>
        <w:left w:val="none" w:sz="0" w:space="0" w:color="auto"/>
        <w:bottom w:val="none" w:sz="0" w:space="0" w:color="auto"/>
        <w:right w:val="none" w:sz="0" w:space="0" w:color="auto"/>
      </w:divBdr>
      <w:divsChild>
        <w:div w:id="1678265698">
          <w:marLeft w:val="0"/>
          <w:marRight w:val="0"/>
          <w:marTop w:val="0"/>
          <w:marBottom w:val="0"/>
          <w:divBdr>
            <w:top w:val="none" w:sz="0" w:space="0" w:color="auto"/>
            <w:left w:val="none" w:sz="0" w:space="0" w:color="auto"/>
            <w:bottom w:val="none" w:sz="0" w:space="0" w:color="auto"/>
            <w:right w:val="none" w:sz="0" w:space="0" w:color="auto"/>
          </w:divBdr>
          <w:divsChild>
            <w:div w:id="136382638">
              <w:marLeft w:val="0"/>
              <w:marRight w:val="0"/>
              <w:marTop w:val="0"/>
              <w:marBottom w:val="0"/>
              <w:divBdr>
                <w:top w:val="none" w:sz="0" w:space="0" w:color="auto"/>
                <w:left w:val="none" w:sz="0" w:space="0" w:color="auto"/>
                <w:bottom w:val="none" w:sz="0" w:space="0" w:color="auto"/>
                <w:right w:val="none" w:sz="0" w:space="0" w:color="auto"/>
              </w:divBdr>
            </w:div>
            <w:div w:id="1961063875">
              <w:marLeft w:val="0"/>
              <w:marRight w:val="0"/>
              <w:marTop w:val="0"/>
              <w:marBottom w:val="0"/>
              <w:divBdr>
                <w:top w:val="none" w:sz="0" w:space="0" w:color="auto"/>
                <w:left w:val="none" w:sz="0" w:space="0" w:color="auto"/>
                <w:bottom w:val="none" w:sz="0" w:space="0" w:color="auto"/>
                <w:right w:val="none" w:sz="0" w:space="0" w:color="auto"/>
              </w:divBdr>
            </w:div>
            <w:div w:id="16694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5170">
      <w:bodyDiv w:val="1"/>
      <w:marLeft w:val="0"/>
      <w:marRight w:val="0"/>
      <w:marTop w:val="0"/>
      <w:marBottom w:val="0"/>
      <w:divBdr>
        <w:top w:val="none" w:sz="0" w:space="0" w:color="auto"/>
        <w:left w:val="none" w:sz="0" w:space="0" w:color="auto"/>
        <w:bottom w:val="none" w:sz="0" w:space="0" w:color="auto"/>
        <w:right w:val="none" w:sz="0" w:space="0" w:color="auto"/>
      </w:divBdr>
      <w:divsChild>
        <w:div w:id="1708414040">
          <w:marLeft w:val="0"/>
          <w:marRight w:val="0"/>
          <w:marTop w:val="0"/>
          <w:marBottom w:val="0"/>
          <w:divBdr>
            <w:top w:val="none" w:sz="0" w:space="0" w:color="auto"/>
            <w:left w:val="none" w:sz="0" w:space="0" w:color="auto"/>
            <w:bottom w:val="none" w:sz="0" w:space="0" w:color="auto"/>
            <w:right w:val="none" w:sz="0" w:space="0" w:color="auto"/>
          </w:divBdr>
          <w:divsChild>
            <w:div w:id="1290747718">
              <w:marLeft w:val="0"/>
              <w:marRight w:val="0"/>
              <w:marTop w:val="0"/>
              <w:marBottom w:val="0"/>
              <w:divBdr>
                <w:top w:val="none" w:sz="0" w:space="0" w:color="auto"/>
                <w:left w:val="none" w:sz="0" w:space="0" w:color="auto"/>
                <w:bottom w:val="none" w:sz="0" w:space="0" w:color="auto"/>
                <w:right w:val="none" w:sz="0" w:space="0" w:color="auto"/>
              </w:divBdr>
            </w:div>
            <w:div w:id="2004237726">
              <w:marLeft w:val="0"/>
              <w:marRight w:val="0"/>
              <w:marTop w:val="0"/>
              <w:marBottom w:val="0"/>
              <w:divBdr>
                <w:top w:val="none" w:sz="0" w:space="0" w:color="auto"/>
                <w:left w:val="none" w:sz="0" w:space="0" w:color="auto"/>
                <w:bottom w:val="none" w:sz="0" w:space="0" w:color="auto"/>
                <w:right w:val="none" w:sz="0" w:space="0" w:color="auto"/>
              </w:divBdr>
            </w:div>
            <w:div w:id="15726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68241">
      <w:bodyDiv w:val="1"/>
      <w:marLeft w:val="0"/>
      <w:marRight w:val="0"/>
      <w:marTop w:val="0"/>
      <w:marBottom w:val="0"/>
      <w:divBdr>
        <w:top w:val="none" w:sz="0" w:space="0" w:color="auto"/>
        <w:left w:val="none" w:sz="0" w:space="0" w:color="auto"/>
        <w:bottom w:val="none" w:sz="0" w:space="0" w:color="auto"/>
        <w:right w:val="none" w:sz="0" w:space="0" w:color="auto"/>
      </w:divBdr>
      <w:divsChild>
        <w:div w:id="930697654">
          <w:marLeft w:val="0"/>
          <w:marRight w:val="0"/>
          <w:marTop w:val="0"/>
          <w:marBottom w:val="0"/>
          <w:divBdr>
            <w:top w:val="none" w:sz="0" w:space="0" w:color="auto"/>
            <w:left w:val="none" w:sz="0" w:space="0" w:color="auto"/>
            <w:bottom w:val="none" w:sz="0" w:space="0" w:color="auto"/>
            <w:right w:val="none" w:sz="0" w:space="0" w:color="auto"/>
          </w:divBdr>
          <w:divsChild>
            <w:div w:id="1996913838">
              <w:marLeft w:val="0"/>
              <w:marRight w:val="0"/>
              <w:marTop w:val="0"/>
              <w:marBottom w:val="0"/>
              <w:divBdr>
                <w:top w:val="none" w:sz="0" w:space="0" w:color="auto"/>
                <w:left w:val="none" w:sz="0" w:space="0" w:color="auto"/>
                <w:bottom w:val="none" w:sz="0" w:space="0" w:color="auto"/>
                <w:right w:val="none" w:sz="0" w:space="0" w:color="auto"/>
              </w:divBdr>
            </w:div>
            <w:div w:id="9823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07">
      <w:bodyDiv w:val="1"/>
      <w:marLeft w:val="0"/>
      <w:marRight w:val="0"/>
      <w:marTop w:val="0"/>
      <w:marBottom w:val="0"/>
      <w:divBdr>
        <w:top w:val="none" w:sz="0" w:space="0" w:color="auto"/>
        <w:left w:val="none" w:sz="0" w:space="0" w:color="auto"/>
        <w:bottom w:val="none" w:sz="0" w:space="0" w:color="auto"/>
        <w:right w:val="none" w:sz="0" w:space="0" w:color="auto"/>
      </w:divBdr>
      <w:divsChild>
        <w:div w:id="1981231860">
          <w:marLeft w:val="360"/>
          <w:marRight w:val="0"/>
          <w:marTop w:val="200"/>
          <w:marBottom w:val="0"/>
          <w:divBdr>
            <w:top w:val="none" w:sz="0" w:space="0" w:color="auto"/>
            <w:left w:val="none" w:sz="0" w:space="0" w:color="auto"/>
            <w:bottom w:val="none" w:sz="0" w:space="0" w:color="auto"/>
            <w:right w:val="none" w:sz="0" w:space="0" w:color="auto"/>
          </w:divBdr>
        </w:div>
      </w:divsChild>
    </w:div>
    <w:div w:id="1122267882">
      <w:bodyDiv w:val="1"/>
      <w:marLeft w:val="0"/>
      <w:marRight w:val="0"/>
      <w:marTop w:val="0"/>
      <w:marBottom w:val="0"/>
      <w:divBdr>
        <w:top w:val="none" w:sz="0" w:space="0" w:color="auto"/>
        <w:left w:val="none" w:sz="0" w:space="0" w:color="auto"/>
        <w:bottom w:val="none" w:sz="0" w:space="0" w:color="auto"/>
        <w:right w:val="none" w:sz="0" w:space="0" w:color="auto"/>
      </w:divBdr>
      <w:divsChild>
        <w:div w:id="1799487776">
          <w:marLeft w:val="0"/>
          <w:marRight w:val="0"/>
          <w:marTop w:val="0"/>
          <w:marBottom w:val="0"/>
          <w:divBdr>
            <w:top w:val="none" w:sz="0" w:space="0" w:color="auto"/>
            <w:left w:val="none" w:sz="0" w:space="0" w:color="auto"/>
            <w:bottom w:val="none" w:sz="0" w:space="0" w:color="auto"/>
            <w:right w:val="none" w:sz="0" w:space="0" w:color="auto"/>
          </w:divBdr>
          <w:divsChild>
            <w:div w:id="1946577505">
              <w:marLeft w:val="0"/>
              <w:marRight w:val="0"/>
              <w:marTop w:val="0"/>
              <w:marBottom w:val="0"/>
              <w:divBdr>
                <w:top w:val="none" w:sz="0" w:space="0" w:color="auto"/>
                <w:left w:val="none" w:sz="0" w:space="0" w:color="auto"/>
                <w:bottom w:val="none" w:sz="0" w:space="0" w:color="auto"/>
                <w:right w:val="none" w:sz="0" w:space="0" w:color="auto"/>
              </w:divBdr>
            </w:div>
            <w:div w:id="817259117">
              <w:marLeft w:val="0"/>
              <w:marRight w:val="0"/>
              <w:marTop w:val="0"/>
              <w:marBottom w:val="0"/>
              <w:divBdr>
                <w:top w:val="none" w:sz="0" w:space="0" w:color="auto"/>
                <w:left w:val="none" w:sz="0" w:space="0" w:color="auto"/>
                <w:bottom w:val="none" w:sz="0" w:space="0" w:color="auto"/>
                <w:right w:val="none" w:sz="0" w:space="0" w:color="auto"/>
              </w:divBdr>
            </w:div>
            <w:div w:id="102002311">
              <w:marLeft w:val="0"/>
              <w:marRight w:val="0"/>
              <w:marTop w:val="0"/>
              <w:marBottom w:val="0"/>
              <w:divBdr>
                <w:top w:val="none" w:sz="0" w:space="0" w:color="auto"/>
                <w:left w:val="none" w:sz="0" w:space="0" w:color="auto"/>
                <w:bottom w:val="none" w:sz="0" w:space="0" w:color="auto"/>
                <w:right w:val="none" w:sz="0" w:space="0" w:color="auto"/>
              </w:divBdr>
            </w:div>
            <w:div w:id="13140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97786">
      <w:bodyDiv w:val="1"/>
      <w:marLeft w:val="0"/>
      <w:marRight w:val="0"/>
      <w:marTop w:val="0"/>
      <w:marBottom w:val="0"/>
      <w:divBdr>
        <w:top w:val="none" w:sz="0" w:space="0" w:color="auto"/>
        <w:left w:val="none" w:sz="0" w:space="0" w:color="auto"/>
        <w:bottom w:val="none" w:sz="0" w:space="0" w:color="auto"/>
        <w:right w:val="none" w:sz="0" w:space="0" w:color="auto"/>
      </w:divBdr>
    </w:div>
    <w:div w:id="1145202596">
      <w:bodyDiv w:val="1"/>
      <w:marLeft w:val="0"/>
      <w:marRight w:val="0"/>
      <w:marTop w:val="0"/>
      <w:marBottom w:val="0"/>
      <w:divBdr>
        <w:top w:val="none" w:sz="0" w:space="0" w:color="auto"/>
        <w:left w:val="none" w:sz="0" w:space="0" w:color="auto"/>
        <w:bottom w:val="none" w:sz="0" w:space="0" w:color="auto"/>
        <w:right w:val="none" w:sz="0" w:space="0" w:color="auto"/>
      </w:divBdr>
    </w:div>
    <w:div w:id="1149974885">
      <w:bodyDiv w:val="1"/>
      <w:marLeft w:val="0"/>
      <w:marRight w:val="0"/>
      <w:marTop w:val="0"/>
      <w:marBottom w:val="0"/>
      <w:divBdr>
        <w:top w:val="none" w:sz="0" w:space="0" w:color="auto"/>
        <w:left w:val="none" w:sz="0" w:space="0" w:color="auto"/>
        <w:bottom w:val="none" w:sz="0" w:space="0" w:color="auto"/>
        <w:right w:val="none" w:sz="0" w:space="0" w:color="auto"/>
      </w:divBdr>
      <w:divsChild>
        <w:div w:id="164907065">
          <w:marLeft w:val="0"/>
          <w:marRight w:val="0"/>
          <w:marTop w:val="0"/>
          <w:marBottom w:val="0"/>
          <w:divBdr>
            <w:top w:val="none" w:sz="0" w:space="0" w:color="auto"/>
            <w:left w:val="none" w:sz="0" w:space="0" w:color="auto"/>
            <w:bottom w:val="none" w:sz="0" w:space="0" w:color="auto"/>
            <w:right w:val="none" w:sz="0" w:space="0" w:color="auto"/>
          </w:divBdr>
          <w:divsChild>
            <w:div w:id="1253322293">
              <w:marLeft w:val="0"/>
              <w:marRight w:val="0"/>
              <w:marTop w:val="0"/>
              <w:marBottom w:val="0"/>
              <w:divBdr>
                <w:top w:val="none" w:sz="0" w:space="0" w:color="auto"/>
                <w:left w:val="none" w:sz="0" w:space="0" w:color="auto"/>
                <w:bottom w:val="none" w:sz="0" w:space="0" w:color="auto"/>
                <w:right w:val="none" w:sz="0" w:space="0" w:color="auto"/>
              </w:divBdr>
            </w:div>
            <w:div w:id="777064306">
              <w:marLeft w:val="0"/>
              <w:marRight w:val="0"/>
              <w:marTop w:val="0"/>
              <w:marBottom w:val="0"/>
              <w:divBdr>
                <w:top w:val="none" w:sz="0" w:space="0" w:color="auto"/>
                <w:left w:val="none" w:sz="0" w:space="0" w:color="auto"/>
                <w:bottom w:val="none" w:sz="0" w:space="0" w:color="auto"/>
                <w:right w:val="none" w:sz="0" w:space="0" w:color="auto"/>
              </w:divBdr>
            </w:div>
            <w:div w:id="2362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3721">
      <w:bodyDiv w:val="1"/>
      <w:marLeft w:val="0"/>
      <w:marRight w:val="0"/>
      <w:marTop w:val="0"/>
      <w:marBottom w:val="0"/>
      <w:divBdr>
        <w:top w:val="none" w:sz="0" w:space="0" w:color="auto"/>
        <w:left w:val="none" w:sz="0" w:space="0" w:color="auto"/>
        <w:bottom w:val="none" w:sz="0" w:space="0" w:color="auto"/>
        <w:right w:val="none" w:sz="0" w:space="0" w:color="auto"/>
      </w:divBdr>
    </w:div>
    <w:div w:id="1167014650">
      <w:bodyDiv w:val="1"/>
      <w:marLeft w:val="0"/>
      <w:marRight w:val="0"/>
      <w:marTop w:val="0"/>
      <w:marBottom w:val="0"/>
      <w:divBdr>
        <w:top w:val="none" w:sz="0" w:space="0" w:color="auto"/>
        <w:left w:val="none" w:sz="0" w:space="0" w:color="auto"/>
        <w:bottom w:val="none" w:sz="0" w:space="0" w:color="auto"/>
        <w:right w:val="none" w:sz="0" w:space="0" w:color="auto"/>
      </w:divBdr>
    </w:div>
    <w:div w:id="1171991887">
      <w:bodyDiv w:val="1"/>
      <w:marLeft w:val="0"/>
      <w:marRight w:val="0"/>
      <w:marTop w:val="0"/>
      <w:marBottom w:val="0"/>
      <w:divBdr>
        <w:top w:val="none" w:sz="0" w:space="0" w:color="auto"/>
        <w:left w:val="none" w:sz="0" w:space="0" w:color="auto"/>
        <w:bottom w:val="none" w:sz="0" w:space="0" w:color="auto"/>
        <w:right w:val="none" w:sz="0" w:space="0" w:color="auto"/>
      </w:divBdr>
      <w:divsChild>
        <w:div w:id="1072435687">
          <w:marLeft w:val="0"/>
          <w:marRight w:val="0"/>
          <w:marTop w:val="0"/>
          <w:marBottom w:val="0"/>
          <w:divBdr>
            <w:top w:val="none" w:sz="0" w:space="0" w:color="auto"/>
            <w:left w:val="none" w:sz="0" w:space="0" w:color="auto"/>
            <w:bottom w:val="none" w:sz="0" w:space="0" w:color="auto"/>
            <w:right w:val="none" w:sz="0" w:space="0" w:color="auto"/>
          </w:divBdr>
          <w:divsChild>
            <w:div w:id="983702946">
              <w:marLeft w:val="0"/>
              <w:marRight w:val="0"/>
              <w:marTop w:val="0"/>
              <w:marBottom w:val="0"/>
              <w:divBdr>
                <w:top w:val="none" w:sz="0" w:space="0" w:color="auto"/>
                <w:left w:val="none" w:sz="0" w:space="0" w:color="auto"/>
                <w:bottom w:val="none" w:sz="0" w:space="0" w:color="auto"/>
                <w:right w:val="none" w:sz="0" w:space="0" w:color="auto"/>
              </w:divBdr>
            </w:div>
            <w:div w:id="1398439084">
              <w:marLeft w:val="0"/>
              <w:marRight w:val="0"/>
              <w:marTop w:val="0"/>
              <w:marBottom w:val="0"/>
              <w:divBdr>
                <w:top w:val="none" w:sz="0" w:space="0" w:color="auto"/>
                <w:left w:val="none" w:sz="0" w:space="0" w:color="auto"/>
                <w:bottom w:val="none" w:sz="0" w:space="0" w:color="auto"/>
                <w:right w:val="none" w:sz="0" w:space="0" w:color="auto"/>
              </w:divBdr>
            </w:div>
            <w:div w:id="19840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3056">
      <w:bodyDiv w:val="1"/>
      <w:marLeft w:val="0"/>
      <w:marRight w:val="0"/>
      <w:marTop w:val="0"/>
      <w:marBottom w:val="0"/>
      <w:divBdr>
        <w:top w:val="none" w:sz="0" w:space="0" w:color="auto"/>
        <w:left w:val="none" w:sz="0" w:space="0" w:color="auto"/>
        <w:bottom w:val="none" w:sz="0" w:space="0" w:color="auto"/>
        <w:right w:val="none" w:sz="0" w:space="0" w:color="auto"/>
      </w:divBdr>
      <w:divsChild>
        <w:div w:id="1599219316">
          <w:marLeft w:val="0"/>
          <w:marRight w:val="0"/>
          <w:marTop w:val="0"/>
          <w:marBottom w:val="0"/>
          <w:divBdr>
            <w:top w:val="none" w:sz="0" w:space="0" w:color="auto"/>
            <w:left w:val="none" w:sz="0" w:space="0" w:color="auto"/>
            <w:bottom w:val="none" w:sz="0" w:space="0" w:color="auto"/>
            <w:right w:val="none" w:sz="0" w:space="0" w:color="auto"/>
          </w:divBdr>
          <w:divsChild>
            <w:div w:id="1188182400">
              <w:marLeft w:val="0"/>
              <w:marRight w:val="0"/>
              <w:marTop w:val="0"/>
              <w:marBottom w:val="0"/>
              <w:divBdr>
                <w:top w:val="none" w:sz="0" w:space="0" w:color="auto"/>
                <w:left w:val="none" w:sz="0" w:space="0" w:color="auto"/>
                <w:bottom w:val="none" w:sz="0" w:space="0" w:color="auto"/>
                <w:right w:val="none" w:sz="0" w:space="0" w:color="auto"/>
              </w:divBdr>
            </w:div>
            <w:div w:id="55054330">
              <w:marLeft w:val="0"/>
              <w:marRight w:val="0"/>
              <w:marTop w:val="0"/>
              <w:marBottom w:val="0"/>
              <w:divBdr>
                <w:top w:val="none" w:sz="0" w:space="0" w:color="auto"/>
                <w:left w:val="none" w:sz="0" w:space="0" w:color="auto"/>
                <w:bottom w:val="none" w:sz="0" w:space="0" w:color="auto"/>
                <w:right w:val="none" w:sz="0" w:space="0" w:color="auto"/>
              </w:divBdr>
            </w:div>
            <w:div w:id="289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167">
      <w:bodyDiv w:val="1"/>
      <w:marLeft w:val="0"/>
      <w:marRight w:val="0"/>
      <w:marTop w:val="0"/>
      <w:marBottom w:val="0"/>
      <w:divBdr>
        <w:top w:val="none" w:sz="0" w:space="0" w:color="auto"/>
        <w:left w:val="none" w:sz="0" w:space="0" w:color="auto"/>
        <w:bottom w:val="none" w:sz="0" w:space="0" w:color="auto"/>
        <w:right w:val="none" w:sz="0" w:space="0" w:color="auto"/>
      </w:divBdr>
    </w:div>
    <w:div w:id="1177618085">
      <w:bodyDiv w:val="1"/>
      <w:marLeft w:val="0"/>
      <w:marRight w:val="0"/>
      <w:marTop w:val="0"/>
      <w:marBottom w:val="0"/>
      <w:divBdr>
        <w:top w:val="none" w:sz="0" w:space="0" w:color="auto"/>
        <w:left w:val="none" w:sz="0" w:space="0" w:color="auto"/>
        <w:bottom w:val="none" w:sz="0" w:space="0" w:color="auto"/>
        <w:right w:val="none" w:sz="0" w:space="0" w:color="auto"/>
      </w:divBdr>
    </w:div>
    <w:div w:id="1199319545">
      <w:bodyDiv w:val="1"/>
      <w:marLeft w:val="0"/>
      <w:marRight w:val="0"/>
      <w:marTop w:val="0"/>
      <w:marBottom w:val="0"/>
      <w:divBdr>
        <w:top w:val="none" w:sz="0" w:space="0" w:color="auto"/>
        <w:left w:val="none" w:sz="0" w:space="0" w:color="auto"/>
        <w:bottom w:val="none" w:sz="0" w:space="0" w:color="auto"/>
        <w:right w:val="none" w:sz="0" w:space="0" w:color="auto"/>
      </w:divBdr>
    </w:div>
    <w:div w:id="1226843266">
      <w:bodyDiv w:val="1"/>
      <w:marLeft w:val="0"/>
      <w:marRight w:val="0"/>
      <w:marTop w:val="0"/>
      <w:marBottom w:val="0"/>
      <w:divBdr>
        <w:top w:val="none" w:sz="0" w:space="0" w:color="auto"/>
        <w:left w:val="none" w:sz="0" w:space="0" w:color="auto"/>
        <w:bottom w:val="none" w:sz="0" w:space="0" w:color="auto"/>
        <w:right w:val="none" w:sz="0" w:space="0" w:color="auto"/>
      </w:divBdr>
    </w:div>
    <w:div w:id="1261646982">
      <w:bodyDiv w:val="1"/>
      <w:marLeft w:val="0"/>
      <w:marRight w:val="0"/>
      <w:marTop w:val="0"/>
      <w:marBottom w:val="0"/>
      <w:divBdr>
        <w:top w:val="none" w:sz="0" w:space="0" w:color="auto"/>
        <w:left w:val="none" w:sz="0" w:space="0" w:color="auto"/>
        <w:bottom w:val="none" w:sz="0" w:space="0" w:color="auto"/>
        <w:right w:val="none" w:sz="0" w:space="0" w:color="auto"/>
      </w:divBdr>
    </w:div>
    <w:div w:id="1263495702">
      <w:bodyDiv w:val="1"/>
      <w:marLeft w:val="0"/>
      <w:marRight w:val="0"/>
      <w:marTop w:val="0"/>
      <w:marBottom w:val="0"/>
      <w:divBdr>
        <w:top w:val="none" w:sz="0" w:space="0" w:color="auto"/>
        <w:left w:val="none" w:sz="0" w:space="0" w:color="auto"/>
        <w:bottom w:val="none" w:sz="0" w:space="0" w:color="auto"/>
        <w:right w:val="none" w:sz="0" w:space="0" w:color="auto"/>
      </w:divBdr>
      <w:divsChild>
        <w:div w:id="1628733023">
          <w:marLeft w:val="0"/>
          <w:marRight w:val="0"/>
          <w:marTop w:val="0"/>
          <w:marBottom w:val="0"/>
          <w:divBdr>
            <w:top w:val="single" w:sz="2" w:space="0" w:color="D9D9E3"/>
            <w:left w:val="single" w:sz="2" w:space="0" w:color="D9D9E3"/>
            <w:bottom w:val="single" w:sz="2" w:space="0" w:color="D9D9E3"/>
            <w:right w:val="single" w:sz="2" w:space="0" w:color="D9D9E3"/>
          </w:divBdr>
          <w:divsChild>
            <w:div w:id="767195167">
              <w:marLeft w:val="0"/>
              <w:marRight w:val="0"/>
              <w:marTop w:val="0"/>
              <w:marBottom w:val="0"/>
              <w:divBdr>
                <w:top w:val="single" w:sz="2" w:space="0" w:color="D9D9E3"/>
                <w:left w:val="single" w:sz="2" w:space="0" w:color="D9D9E3"/>
                <w:bottom w:val="single" w:sz="2" w:space="0" w:color="D9D9E3"/>
                <w:right w:val="single" w:sz="2" w:space="0" w:color="D9D9E3"/>
              </w:divBdr>
              <w:divsChild>
                <w:div w:id="149568487">
                  <w:marLeft w:val="0"/>
                  <w:marRight w:val="0"/>
                  <w:marTop w:val="0"/>
                  <w:marBottom w:val="0"/>
                  <w:divBdr>
                    <w:top w:val="single" w:sz="2" w:space="0" w:color="D9D9E3"/>
                    <w:left w:val="single" w:sz="2" w:space="0" w:color="D9D9E3"/>
                    <w:bottom w:val="single" w:sz="2" w:space="0" w:color="D9D9E3"/>
                    <w:right w:val="single" w:sz="2" w:space="0" w:color="D9D9E3"/>
                  </w:divBdr>
                  <w:divsChild>
                    <w:div w:id="751391079">
                      <w:marLeft w:val="0"/>
                      <w:marRight w:val="0"/>
                      <w:marTop w:val="0"/>
                      <w:marBottom w:val="0"/>
                      <w:divBdr>
                        <w:top w:val="single" w:sz="2" w:space="0" w:color="D9D9E3"/>
                        <w:left w:val="single" w:sz="2" w:space="0" w:color="D9D9E3"/>
                        <w:bottom w:val="single" w:sz="2" w:space="0" w:color="D9D9E3"/>
                        <w:right w:val="single" w:sz="2" w:space="0" w:color="D9D9E3"/>
                      </w:divBdr>
                      <w:divsChild>
                        <w:div w:id="483356180">
                          <w:marLeft w:val="0"/>
                          <w:marRight w:val="0"/>
                          <w:marTop w:val="0"/>
                          <w:marBottom w:val="0"/>
                          <w:divBdr>
                            <w:top w:val="single" w:sz="2" w:space="0" w:color="auto"/>
                            <w:left w:val="single" w:sz="2" w:space="0" w:color="auto"/>
                            <w:bottom w:val="single" w:sz="6" w:space="0" w:color="auto"/>
                            <w:right w:val="single" w:sz="2" w:space="0" w:color="auto"/>
                          </w:divBdr>
                          <w:divsChild>
                            <w:div w:id="463083035">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90201">
                                  <w:marLeft w:val="0"/>
                                  <w:marRight w:val="0"/>
                                  <w:marTop w:val="0"/>
                                  <w:marBottom w:val="0"/>
                                  <w:divBdr>
                                    <w:top w:val="single" w:sz="2" w:space="0" w:color="D9D9E3"/>
                                    <w:left w:val="single" w:sz="2" w:space="0" w:color="D9D9E3"/>
                                    <w:bottom w:val="single" w:sz="2" w:space="0" w:color="D9D9E3"/>
                                    <w:right w:val="single" w:sz="2" w:space="0" w:color="D9D9E3"/>
                                  </w:divBdr>
                                  <w:divsChild>
                                    <w:div w:id="1132750082">
                                      <w:marLeft w:val="0"/>
                                      <w:marRight w:val="0"/>
                                      <w:marTop w:val="0"/>
                                      <w:marBottom w:val="0"/>
                                      <w:divBdr>
                                        <w:top w:val="single" w:sz="2" w:space="0" w:color="D9D9E3"/>
                                        <w:left w:val="single" w:sz="2" w:space="0" w:color="D9D9E3"/>
                                        <w:bottom w:val="single" w:sz="2" w:space="0" w:color="D9D9E3"/>
                                        <w:right w:val="single" w:sz="2" w:space="0" w:color="D9D9E3"/>
                                      </w:divBdr>
                                      <w:divsChild>
                                        <w:div w:id="1680694991">
                                          <w:marLeft w:val="0"/>
                                          <w:marRight w:val="0"/>
                                          <w:marTop w:val="0"/>
                                          <w:marBottom w:val="0"/>
                                          <w:divBdr>
                                            <w:top w:val="single" w:sz="2" w:space="0" w:color="D9D9E3"/>
                                            <w:left w:val="single" w:sz="2" w:space="0" w:color="D9D9E3"/>
                                            <w:bottom w:val="single" w:sz="2" w:space="0" w:color="D9D9E3"/>
                                            <w:right w:val="single" w:sz="2" w:space="0" w:color="D9D9E3"/>
                                          </w:divBdr>
                                          <w:divsChild>
                                            <w:div w:id="175311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4076097">
          <w:marLeft w:val="0"/>
          <w:marRight w:val="0"/>
          <w:marTop w:val="0"/>
          <w:marBottom w:val="0"/>
          <w:divBdr>
            <w:top w:val="none" w:sz="0" w:space="0" w:color="auto"/>
            <w:left w:val="none" w:sz="0" w:space="0" w:color="auto"/>
            <w:bottom w:val="none" w:sz="0" w:space="0" w:color="auto"/>
            <w:right w:val="none" w:sz="0" w:space="0" w:color="auto"/>
          </w:divBdr>
        </w:div>
      </w:divsChild>
    </w:div>
    <w:div w:id="1264219868">
      <w:bodyDiv w:val="1"/>
      <w:marLeft w:val="0"/>
      <w:marRight w:val="0"/>
      <w:marTop w:val="0"/>
      <w:marBottom w:val="0"/>
      <w:divBdr>
        <w:top w:val="none" w:sz="0" w:space="0" w:color="auto"/>
        <w:left w:val="none" w:sz="0" w:space="0" w:color="auto"/>
        <w:bottom w:val="none" w:sz="0" w:space="0" w:color="auto"/>
        <w:right w:val="none" w:sz="0" w:space="0" w:color="auto"/>
      </w:divBdr>
      <w:divsChild>
        <w:div w:id="2047826889">
          <w:marLeft w:val="0"/>
          <w:marRight w:val="0"/>
          <w:marTop w:val="0"/>
          <w:marBottom w:val="0"/>
          <w:divBdr>
            <w:top w:val="none" w:sz="0" w:space="0" w:color="auto"/>
            <w:left w:val="none" w:sz="0" w:space="0" w:color="auto"/>
            <w:bottom w:val="none" w:sz="0" w:space="0" w:color="auto"/>
            <w:right w:val="none" w:sz="0" w:space="0" w:color="auto"/>
          </w:divBdr>
          <w:divsChild>
            <w:div w:id="1670020546">
              <w:marLeft w:val="0"/>
              <w:marRight w:val="0"/>
              <w:marTop w:val="0"/>
              <w:marBottom w:val="0"/>
              <w:divBdr>
                <w:top w:val="none" w:sz="0" w:space="0" w:color="auto"/>
                <w:left w:val="none" w:sz="0" w:space="0" w:color="auto"/>
                <w:bottom w:val="none" w:sz="0" w:space="0" w:color="auto"/>
                <w:right w:val="none" w:sz="0" w:space="0" w:color="auto"/>
              </w:divBdr>
            </w:div>
            <w:div w:id="7174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2152">
      <w:bodyDiv w:val="1"/>
      <w:marLeft w:val="0"/>
      <w:marRight w:val="0"/>
      <w:marTop w:val="0"/>
      <w:marBottom w:val="0"/>
      <w:divBdr>
        <w:top w:val="none" w:sz="0" w:space="0" w:color="auto"/>
        <w:left w:val="none" w:sz="0" w:space="0" w:color="auto"/>
        <w:bottom w:val="none" w:sz="0" w:space="0" w:color="auto"/>
        <w:right w:val="none" w:sz="0" w:space="0" w:color="auto"/>
      </w:divBdr>
      <w:divsChild>
        <w:div w:id="1382096213">
          <w:marLeft w:val="0"/>
          <w:marRight w:val="0"/>
          <w:marTop w:val="0"/>
          <w:marBottom w:val="0"/>
          <w:divBdr>
            <w:top w:val="none" w:sz="0" w:space="0" w:color="auto"/>
            <w:left w:val="none" w:sz="0" w:space="0" w:color="auto"/>
            <w:bottom w:val="none" w:sz="0" w:space="0" w:color="auto"/>
            <w:right w:val="none" w:sz="0" w:space="0" w:color="auto"/>
          </w:divBdr>
          <w:divsChild>
            <w:div w:id="1593392972">
              <w:marLeft w:val="0"/>
              <w:marRight w:val="0"/>
              <w:marTop w:val="0"/>
              <w:marBottom w:val="0"/>
              <w:divBdr>
                <w:top w:val="none" w:sz="0" w:space="0" w:color="auto"/>
                <w:left w:val="none" w:sz="0" w:space="0" w:color="auto"/>
                <w:bottom w:val="none" w:sz="0" w:space="0" w:color="auto"/>
                <w:right w:val="none" w:sz="0" w:space="0" w:color="auto"/>
              </w:divBdr>
            </w:div>
            <w:div w:id="1780299519">
              <w:marLeft w:val="0"/>
              <w:marRight w:val="0"/>
              <w:marTop w:val="0"/>
              <w:marBottom w:val="0"/>
              <w:divBdr>
                <w:top w:val="none" w:sz="0" w:space="0" w:color="auto"/>
                <w:left w:val="none" w:sz="0" w:space="0" w:color="auto"/>
                <w:bottom w:val="none" w:sz="0" w:space="0" w:color="auto"/>
                <w:right w:val="none" w:sz="0" w:space="0" w:color="auto"/>
              </w:divBdr>
            </w:div>
            <w:div w:id="21093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879">
      <w:bodyDiv w:val="1"/>
      <w:marLeft w:val="0"/>
      <w:marRight w:val="0"/>
      <w:marTop w:val="0"/>
      <w:marBottom w:val="0"/>
      <w:divBdr>
        <w:top w:val="none" w:sz="0" w:space="0" w:color="auto"/>
        <w:left w:val="none" w:sz="0" w:space="0" w:color="auto"/>
        <w:bottom w:val="none" w:sz="0" w:space="0" w:color="auto"/>
        <w:right w:val="none" w:sz="0" w:space="0" w:color="auto"/>
      </w:divBdr>
      <w:divsChild>
        <w:div w:id="355860545">
          <w:marLeft w:val="360"/>
          <w:marRight w:val="0"/>
          <w:marTop w:val="200"/>
          <w:marBottom w:val="0"/>
          <w:divBdr>
            <w:top w:val="none" w:sz="0" w:space="0" w:color="auto"/>
            <w:left w:val="none" w:sz="0" w:space="0" w:color="auto"/>
            <w:bottom w:val="none" w:sz="0" w:space="0" w:color="auto"/>
            <w:right w:val="none" w:sz="0" w:space="0" w:color="auto"/>
          </w:divBdr>
        </w:div>
        <w:div w:id="590045384">
          <w:marLeft w:val="360"/>
          <w:marRight w:val="0"/>
          <w:marTop w:val="200"/>
          <w:marBottom w:val="0"/>
          <w:divBdr>
            <w:top w:val="none" w:sz="0" w:space="0" w:color="auto"/>
            <w:left w:val="none" w:sz="0" w:space="0" w:color="auto"/>
            <w:bottom w:val="none" w:sz="0" w:space="0" w:color="auto"/>
            <w:right w:val="none" w:sz="0" w:space="0" w:color="auto"/>
          </w:divBdr>
        </w:div>
        <w:div w:id="1219435263">
          <w:marLeft w:val="360"/>
          <w:marRight w:val="0"/>
          <w:marTop w:val="200"/>
          <w:marBottom w:val="0"/>
          <w:divBdr>
            <w:top w:val="none" w:sz="0" w:space="0" w:color="auto"/>
            <w:left w:val="none" w:sz="0" w:space="0" w:color="auto"/>
            <w:bottom w:val="none" w:sz="0" w:space="0" w:color="auto"/>
            <w:right w:val="none" w:sz="0" w:space="0" w:color="auto"/>
          </w:divBdr>
        </w:div>
        <w:div w:id="1374816932">
          <w:marLeft w:val="360"/>
          <w:marRight w:val="0"/>
          <w:marTop w:val="200"/>
          <w:marBottom w:val="0"/>
          <w:divBdr>
            <w:top w:val="none" w:sz="0" w:space="0" w:color="auto"/>
            <w:left w:val="none" w:sz="0" w:space="0" w:color="auto"/>
            <w:bottom w:val="none" w:sz="0" w:space="0" w:color="auto"/>
            <w:right w:val="none" w:sz="0" w:space="0" w:color="auto"/>
          </w:divBdr>
        </w:div>
        <w:div w:id="1689522436">
          <w:marLeft w:val="360"/>
          <w:marRight w:val="0"/>
          <w:marTop w:val="200"/>
          <w:marBottom w:val="0"/>
          <w:divBdr>
            <w:top w:val="none" w:sz="0" w:space="0" w:color="auto"/>
            <w:left w:val="none" w:sz="0" w:space="0" w:color="auto"/>
            <w:bottom w:val="none" w:sz="0" w:space="0" w:color="auto"/>
            <w:right w:val="none" w:sz="0" w:space="0" w:color="auto"/>
          </w:divBdr>
        </w:div>
      </w:divsChild>
    </w:div>
    <w:div w:id="1302929729">
      <w:bodyDiv w:val="1"/>
      <w:marLeft w:val="0"/>
      <w:marRight w:val="0"/>
      <w:marTop w:val="0"/>
      <w:marBottom w:val="0"/>
      <w:divBdr>
        <w:top w:val="none" w:sz="0" w:space="0" w:color="auto"/>
        <w:left w:val="none" w:sz="0" w:space="0" w:color="auto"/>
        <w:bottom w:val="none" w:sz="0" w:space="0" w:color="auto"/>
        <w:right w:val="none" w:sz="0" w:space="0" w:color="auto"/>
      </w:divBdr>
    </w:div>
    <w:div w:id="1307972532">
      <w:bodyDiv w:val="1"/>
      <w:marLeft w:val="0"/>
      <w:marRight w:val="0"/>
      <w:marTop w:val="0"/>
      <w:marBottom w:val="0"/>
      <w:divBdr>
        <w:top w:val="none" w:sz="0" w:space="0" w:color="auto"/>
        <w:left w:val="none" w:sz="0" w:space="0" w:color="auto"/>
        <w:bottom w:val="none" w:sz="0" w:space="0" w:color="auto"/>
        <w:right w:val="none" w:sz="0" w:space="0" w:color="auto"/>
      </w:divBdr>
    </w:div>
    <w:div w:id="1313145089">
      <w:bodyDiv w:val="1"/>
      <w:marLeft w:val="0"/>
      <w:marRight w:val="0"/>
      <w:marTop w:val="0"/>
      <w:marBottom w:val="0"/>
      <w:divBdr>
        <w:top w:val="none" w:sz="0" w:space="0" w:color="auto"/>
        <w:left w:val="none" w:sz="0" w:space="0" w:color="auto"/>
        <w:bottom w:val="none" w:sz="0" w:space="0" w:color="auto"/>
        <w:right w:val="none" w:sz="0" w:space="0" w:color="auto"/>
      </w:divBdr>
    </w:div>
    <w:div w:id="1314485990">
      <w:bodyDiv w:val="1"/>
      <w:marLeft w:val="0"/>
      <w:marRight w:val="0"/>
      <w:marTop w:val="0"/>
      <w:marBottom w:val="0"/>
      <w:divBdr>
        <w:top w:val="none" w:sz="0" w:space="0" w:color="auto"/>
        <w:left w:val="none" w:sz="0" w:space="0" w:color="auto"/>
        <w:bottom w:val="none" w:sz="0" w:space="0" w:color="auto"/>
        <w:right w:val="none" w:sz="0" w:space="0" w:color="auto"/>
      </w:divBdr>
      <w:divsChild>
        <w:div w:id="643389388">
          <w:marLeft w:val="0"/>
          <w:marRight w:val="0"/>
          <w:marTop w:val="0"/>
          <w:marBottom w:val="0"/>
          <w:divBdr>
            <w:top w:val="none" w:sz="0" w:space="0" w:color="auto"/>
            <w:left w:val="none" w:sz="0" w:space="0" w:color="auto"/>
            <w:bottom w:val="none" w:sz="0" w:space="0" w:color="auto"/>
            <w:right w:val="none" w:sz="0" w:space="0" w:color="auto"/>
          </w:divBdr>
          <w:divsChild>
            <w:div w:id="2020427343">
              <w:marLeft w:val="0"/>
              <w:marRight w:val="0"/>
              <w:marTop w:val="0"/>
              <w:marBottom w:val="0"/>
              <w:divBdr>
                <w:top w:val="none" w:sz="0" w:space="0" w:color="auto"/>
                <w:left w:val="none" w:sz="0" w:space="0" w:color="auto"/>
                <w:bottom w:val="none" w:sz="0" w:space="0" w:color="auto"/>
                <w:right w:val="none" w:sz="0" w:space="0" w:color="auto"/>
              </w:divBdr>
            </w:div>
            <w:div w:id="1347637562">
              <w:marLeft w:val="0"/>
              <w:marRight w:val="0"/>
              <w:marTop w:val="0"/>
              <w:marBottom w:val="0"/>
              <w:divBdr>
                <w:top w:val="none" w:sz="0" w:space="0" w:color="auto"/>
                <w:left w:val="none" w:sz="0" w:space="0" w:color="auto"/>
                <w:bottom w:val="none" w:sz="0" w:space="0" w:color="auto"/>
                <w:right w:val="none" w:sz="0" w:space="0" w:color="auto"/>
              </w:divBdr>
            </w:div>
            <w:div w:id="120783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1346">
      <w:bodyDiv w:val="1"/>
      <w:marLeft w:val="0"/>
      <w:marRight w:val="0"/>
      <w:marTop w:val="0"/>
      <w:marBottom w:val="0"/>
      <w:divBdr>
        <w:top w:val="none" w:sz="0" w:space="0" w:color="auto"/>
        <w:left w:val="none" w:sz="0" w:space="0" w:color="auto"/>
        <w:bottom w:val="none" w:sz="0" w:space="0" w:color="auto"/>
        <w:right w:val="none" w:sz="0" w:space="0" w:color="auto"/>
      </w:divBdr>
      <w:divsChild>
        <w:div w:id="275985917">
          <w:marLeft w:val="0"/>
          <w:marRight w:val="0"/>
          <w:marTop w:val="0"/>
          <w:marBottom w:val="0"/>
          <w:divBdr>
            <w:top w:val="none" w:sz="0" w:space="0" w:color="auto"/>
            <w:left w:val="none" w:sz="0" w:space="0" w:color="auto"/>
            <w:bottom w:val="none" w:sz="0" w:space="0" w:color="auto"/>
            <w:right w:val="none" w:sz="0" w:space="0" w:color="auto"/>
          </w:divBdr>
          <w:divsChild>
            <w:div w:id="1876499140">
              <w:marLeft w:val="0"/>
              <w:marRight w:val="0"/>
              <w:marTop w:val="0"/>
              <w:marBottom w:val="0"/>
              <w:divBdr>
                <w:top w:val="none" w:sz="0" w:space="0" w:color="auto"/>
                <w:left w:val="none" w:sz="0" w:space="0" w:color="auto"/>
                <w:bottom w:val="none" w:sz="0" w:space="0" w:color="auto"/>
                <w:right w:val="none" w:sz="0" w:space="0" w:color="auto"/>
              </w:divBdr>
            </w:div>
            <w:div w:id="1818254897">
              <w:marLeft w:val="0"/>
              <w:marRight w:val="0"/>
              <w:marTop w:val="0"/>
              <w:marBottom w:val="0"/>
              <w:divBdr>
                <w:top w:val="none" w:sz="0" w:space="0" w:color="auto"/>
                <w:left w:val="none" w:sz="0" w:space="0" w:color="auto"/>
                <w:bottom w:val="none" w:sz="0" w:space="0" w:color="auto"/>
                <w:right w:val="none" w:sz="0" w:space="0" w:color="auto"/>
              </w:divBdr>
            </w:div>
            <w:div w:id="883715984">
              <w:marLeft w:val="0"/>
              <w:marRight w:val="0"/>
              <w:marTop w:val="0"/>
              <w:marBottom w:val="0"/>
              <w:divBdr>
                <w:top w:val="none" w:sz="0" w:space="0" w:color="auto"/>
                <w:left w:val="none" w:sz="0" w:space="0" w:color="auto"/>
                <w:bottom w:val="none" w:sz="0" w:space="0" w:color="auto"/>
                <w:right w:val="none" w:sz="0" w:space="0" w:color="auto"/>
              </w:divBdr>
            </w:div>
            <w:div w:id="157623992">
              <w:marLeft w:val="0"/>
              <w:marRight w:val="0"/>
              <w:marTop w:val="0"/>
              <w:marBottom w:val="0"/>
              <w:divBdr>
                <w:top w:val="none" w:sz="0" w:space="0" w:color="auto"/>
                <w:left w:val="none" w:sz="0" w:space="0" w:color="auto"/>
                <w:bottom w:val="none" w:sz="0" w:space="0" w:color="auto"/>
                <w:right w:val="none" w:sz="0" w:space="0" w:color="auto"/>
              </w:divBdr>
            </w:div>
            <w:div w:id="2048291745">
              <w:marLeft w:val="0"/>
              <w:marRight w:val="0"/>
              <w:marTop w:val="0"/>
              <w:marBottom w:val="0"/>
              <w:divBdr>
                <w:top w:val="none" w:sz="0" w:space="0" w:color="auto"/>
                <w:left w:val="none" w:sz="0" w:space="0" w:color="auto"/>
                <w:bottom w:val="none" w:sz="0" w:space="0" w:color="auto"/>
                <w:right w:val="none" w:sz="0" w:space="0" w:color="auto"/>
              </w:divBdr>
            </w:div>
            <w:div w:id="34812915">
              <w:marLeft w:val="0"/>
              <w:marRight w:val="0"/>
              <w:marTop w:val="0"/>
              <w:marBottom w:val="0"/>
              <w:divBdr>
                <w:top w:val="none" w:sz="0" w:space="0" w:color="auto"/>
                <w:left w:val="none" w:sz="0" w:space="0" w:color="auto"/>
                <w:bottom w:val="none" w:sz="0" w:space="0" w:color="auto"/>
                <w:right w:val="none" w:sz="0" w:space="0" w:color="auto"/>
              </w:divBdr>
            </w:div>
            <w:div w:id="3592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2093">
      <w:bodyDiv w:val="1"/>
      <w:marLeft w:val="0"/>
      <w:marRight w:val="0"/>
      <w:marTop w:val="0"/>
      <w:marBottom w:val="0"/>
      <w:divBdr>
        <w:top w:val="none" w:sz="0" w:space="0" w:color="auto"/>
        <w:left w:val="none" w:sz="0" w:space="0" w:color="auto"/>
        <w:bottom w:val="none" w:sz="0" w:space="0" w:color="auto"/>
        <w:right w:val="none" w:sz="0" w:space="0" w:color="auto"/>
      </w:divBdr>
    </w:div>
    <w:div w:id="1334607570">
      <w:bodyDiv w:val="1"/>
      <w:marLeft w:val="0"/>
      <w:marRight w:val="0"/>
      <w:marTop w:val="0"/>
      <w:marBottom w:val="0"/>
      <w:divBdr>
        <w:top w:val="none" w:sz="0" w:space="0" w:color="auto"/>
        <w:left w:val="none" w:sz="0" w:space="0" w:color="auto"/>
        <w:bottom w:val="none" w:sz="0" w:space="0" w:color="auto"/>
        <w:right w:val="none" w:sz="0" w:space="0" w:color="auto"/>
      </w:divBdr>
    </w:div>
    <w:div w:id="1341548756">
      <w:bodyDiv w:val="1"/>
      <w:marLeft w:val="0"/>
      <w:marRight w:val="0"/>
      <w:marTop w:val="0"/>
      <w:marBottom w:val="0"/>
      <w:divBdr>
        <w:top w:val="none" w:sz="0" w:space="0" w:color="auto"/>
        <w:left w:val="none" w:sz="0" w:space="0" w:color="auto"/>
        <w:bottom w:val="none" w:sz="0" w:space="0" w:color="auto"/>
        <w:right w:val="none" w:sz="0" w:space="0" w:color="auto"/>
      </w:divBdr>
    </w:div>
    <w:div w:id="1353802238">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365473277">
      <w:bodyDiv w:val="1"/>
      <w:marLeft w:val="0"/>
      <w:marRight w:val="0"/>
      <w:marTop w:val="0"/>
      <w:marBottom w:val="0"/>
      <w:divBdr>
        <w:top w:val="none" w:sz="0" w:space="0" w:color="auto"/>
        <w:left w:val="none" w:sz="0" w:space="0" w:color="auto"/>
        <w:bottom w:val="none" w:sz="0" w:space="0" w:color="auto"/>
        <w:right w:val="none" w:sz="0" w:space="0" w:color="auto"/>
      </w:divBdr>
      <w:divsChild>
        <w:div w:id="2048025472">
          <w:marLeft w:val="0"/>
          <w:marRight w:val="0"/>
          <w:marTop w:val="0"/>
          <w:marBottom w:val="0"/>
          <w:divBdr>
            <w:top w:val="none" w:sz="0" w:space="0" w:color="auto"/>
            <w:left w:val="none" w:sz="0" w:space="0" w:color="auto"/>
            <w:bottom w:val="none" w:sz="0" w:space="0" w:color="auto"/>
            <w:right w:val="none" w:sz="0" w:space="0" w:color="auto"/>
          </w:divBdr>
          <w:divsChild>
            <w:div w:id="390153971">
              <w:marLeft w:val="0"/>
              <w:marRight w:val="0"/>
              <w:marTop w:val="0"/>
              <w:marBottom w:val="0"/>
              <w:divBdr>
                <w:top w:val="none" w:sz="0" w:space="0" w:color="auto"/>
                <w:left w:val="none" w:sz="0" w:space="0" w:color="auto"/>
                <w:bottom w:val="none" w:sz="0" w:space="0" w:color="auto"/>
                <w:right w:val="none" w:sz="0" w:space="0" w:color="auto"/>
              </w:divBdr>
            </w:div>
            <w:div w:id="1812482880">
              <w:marLeft w:val="0"/>
              <w:marRight w:val="0"/>
              <w:marTop w:val="0"/>
              <w:marBottom w:val="0"/>
              <w:divBdr>
                <w:top w:val="none" w:sz="0" w:space="0" w:color="auto"/>
                <w:left w:val="none" w:sz="0" w:space="0" w:color="auto"/>
                <w:bottom w:val="none" w:sz="0" w:space="0" w:color="auto"/>
                <w:right w:val="none" w:sz="0" w:space="0" w:color="auto"/>
              </w:divBdr>
            </w:div>
            <w:div w:id="491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1013">
      <w:bodyDiv w:val="1"/>
      <w:marLeft w:val="0"/>
      <w:marRight w:val="0"/>
      <w:marTop w:val="0"/>
      <w:marBottom w:val="0"/>
      <w:divBdr>
        <w:top w:val="none" w:sz="0" w:space="0" w:color="auto"/>
        <w:left w:val="none" w:sz="0" w:space="0" w:color="auto"/>
        <w:bottom w:val="none" w:sz="0" w:space="0" w:color="auto"/>
        <w:right w:val="none" w:sz="0" w:space="0" w:color="auto"/>
      </w:divBdr>
      <w:divsChild>
        <w:div w:id="540554519">
          <w:marLeft w:val="0"/>
          <w:marRight w:val="0"/>
          <w:marTop w:val="0"/>
          <w:marBottom w:val="0"/>
          <w:divBdr>
            <w:top w:val="none" w:sz="0" w:space="0" w:color="auto"/>
            <w:left w:val="none" w:sz="0" w:space="0" w:color="auto"/>
            <w:bottom w:val="none" w:sz="0" w:space="0" w:color="auto"/>
            <w:right w:val="none" w:sz="0" w:space="0" w:color="auto"/>
          </w:divBdr>
          <w:divsChild>
            <w:div w:id="1272710673">
              <w:marLeft w:val="0"/>
              <w:marRight w:val="0"/>
              <w:marTop w:val="0"/>
              <w:marBottom w:val="0"/>
              <w:divBdr>
                <w:top w:val="none" w:sz="0" w:space="0" w:color="auto"/>
                <w:left w:val="none" w:sz="0" w:space="0" w:color="auto"/>
                <w:bottom w:val="none" w:sz="0" w:space="0" w:color="auto"/>
                <w:right w:val="none" w:sz="0" w:space="0" w:color="auto"/>
              </w:divBdr>
              <w:divsChild>
                <w:div w:id="236014396">
                  <w:marLeft w:val="0"/>
                  <w:marRight w:val="0"/>
                  <w:marTop w:val="0"/>
                  <w:marBottom w:val="0"/>
                  <w:divBdr>
                    <w:top w:val="none" w:sz="0" w:space="0" w:color="auto"/>
                    <w:left w:val="none" w:sz="0" w:space="0" w:color="auto"/>
                    <w:bottom w:val="none" w:sz="0" w:space="0" w:color="auto"/>
                    <w:right w:val="none" w:sz="0" w:space="0" w:color="auto"/>
                  </w:divBdr>
                  <w:divsChild>
                    <w:div w:id="606280913">
                      <w:marLeft w:val="0"/>
                      <w:marRight w:val="0"/>
                      <w:marTop w:val="0"/>
                      <w:marBottom w:val="0"/>
                      <w:divBdr>
                        <w:top w:val="none" w:sz="0" w:space="0" w:color="auto"/>
                        <w:left w:val="none" w:sz="0" w:space="0" w:color="auto"/>
                        <w:bottom w:val="none" w:sz="0" w:space="0" w:color="auto"/>
                        <w:right w:val="none" w:sz="0" w:space="0" w:color="auto"/>
                      </w:divBdr>
                      <w:divsChild>
                        <w:div w:id="1191141747">
                          <w:marLeft w:val="0"/>
                          <w:marRight w:val="0"/>
                          <w:marTop w:val="15"/>
                          <w:marBottom w:val="0"/>
                          <w:divBdr>
                            <w:top w:val="none" w:sz="0" w:space="0" w:color="auto"/>
                            <w:left w:val="none" w:sz="0" w:space="0" w:color="auto"/>
                            <w:bottom w:val="none" w:sz="0" w:space="0" w:color="auto"/>
                            <w:right w:val="none" w:sz="0" w:space="0" w:color="auto"/>
                          </w:divBdr>
                          <w:divsChild>
                            <w:div w:id="1846088163">
                              <w:marLeft w:val="0"/>
                              <w:marRight w:val="15"/>
                              <w:marTop w:val="0"/>
                              <w:marBottom w:val="0"/>
                              <w:divBdr>
                                <w:top w:val="none" w:sz="0" w:space="0" w:color="auto"/>
                                <w:left w:val="none" w:sz="0" w:space="0" w:color="auto"/>
                                <w:bottom w:val="none" w:sz="0" w:space="0" w:color="auto"/>
                                <w:right w:val="none" w:sz="0" w:space="0" w:color="auto"/>
                              </w:divBdr>
                              <w:divsChild>
                                <w:div w:id="545987388">
                                  <w:marLeft w:val="0"/>
                                  <w:marRight w:val="0"/>
                                  <w:marTop w:val="0"/>
                                  <w:marBottom w:val="0"/>
                                  <w:divBdr>
                                    <w:top w:val="none" w:sz="0" w:space="0" w:color="auto"/>
                                    <w:left w:val="none" w:sz="0" w:space="0" w:color="auto"/>
                                    <w:bottom w:val="none" w:sz="0" w:space="0" w:color="auto"/>
                                    <w:right w:val="none" w:sz="0" w:space="0" w:color="auto"/>
                                  </w:divBdr>
                                  <w:divsChild>
                                    <w:div w:id="45689253">
                                      <w:marLeft w:val="0"/>
                                      <w:marRight w:val="0"/>
                                      <w:marTop w:val="0"/>
                                      <w:marBottom w:val="0"/>
                                      <w:divBdr>
                                        <w:top w:val="none" w:sz="0" w:space="0" w:color="auto"/>
                                        <w:left w:val="none" w:sz="0" w:space="0" w:color="auto"/>
                                        <w:bottom w:val="none" w:sz="0" w:space="0" w:color="auto"/>
                                        <w:right w:val="none" w:sz="0" w:space="0" w:color="auto"/>
                                      </w:divBdr>
                                      <w:divsChild>
                                        <w:div w:id="1807576712">
                                          <w:marLeft w:val="0"/>
                                          <w:marRight w:val="0"/>
                                          <w:marTop w:val="0"/>
                                          <w:marBottom w:val="0"/>
                                          <w:divBdr>
                                            <w:top w:val="none" w:sz="0" w:space="0" w:color="auto"/>
                                            <w:left w:val="none" w:sz="0" w:space="0" w:color="auto"/>
                                            <w:bottom w:val="none" w:sz="0" w:space="0" w:color="auto"/>
                                            <w:right w:val="none" w:sz="0" w:space="0" w:color="auto"/>
                                          </w:divBdr>
                                          <w:divsChild>
                                            <w:div w:id="426274303">
                                              <w:marLeft w:val="0"/>
                                              <w:marRight w:val="0"/>
                                              <w:marTop w:val="0"/>
                                              <w:marBottom w:val="0"/>
                                              <w:divBdr>
                                                <w:top w:val="none" w:sz="0" w:space="0" w:color="auto"/>
                                                <w:left w:val="none" w:sz="0" w:space="0" w:color="auto"/>
                                                <w:bottom w:val="none" w:sz="0" w:space="0" w:color="auto"/>
                                                <w:right w:val="none" w:sz="0" w:space="0" w:color="auto"/>
                                              </w:divBdr>
                                              <w:divsChild>
                                                <w:div w:id="16382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8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5762">
      <w:bodyDiv w:val="1"/>
      <w:marLeft w:val="0"/>
      <w:marRight w:val="0"/>
      <w:marTop w:val="0"/>
      <w:marBottom w:val="0"/>
      <w:divBdr>
        <w:top w:val="none" w:sz="0" w:space="0" w:color="auto"/>
        <w:left w:val="none" w:sz="0" w:space="0" w:color="auto"/>
        <w:bottom w:val="none" w:sz="0" w:space="0" w:color="auto"/>
        <w:right w:val="none" w:sz="0" w:space="0" w:color="auto"/>
      </w:divBdr>
    </w:div>
    <w:div w:id="1383363363">
      <w:bodyDiv w:val="1"/>
      <w:marLeft w:val="0"/>
      <w:marRight w:val="0"/>
      <w:marTop w:val="0"/>
      <w:marBottom w:val="0"/>
      <w:divBdr>
        <w:top w:val="none" w:sz="0" w:space="0" w:color="auto"/>
        <w:left w:val="none" w:sz="0" w:space="0" w:color="auto"/>
        <w:bottom w:val="none" w:sz="0" w:space="0" w:color="auto"/>
        <w:right w:val="none" w:sz="0" w:space="0" w:color="auto"/>
      </w:divBdr>
      <w:divsChild>
        <w:div w:id="455804760">
          <w:marLeft w:val="0"/>
          <w:marRight w:val="0"/>
          <w:marTop w:val="0"/>
          <w:marBottom w:val="0"/>
          <w:divBdr>
            <w:top w:val="none" w:sz="0" w:space="0" w:color="auto"/>
            <w:left w:val="none" w:sz="0" w:space="0" w:color="auto"/>
            <w:bottom w:val="none" w:sz="0" w:space="0" w:color="auto"/>
            <w:right w:val="none" w:sz="0" w:space="0" w:color="auto"/>
          </w:divBdr>
          <w:divsChild>
            <w:div w:id="38943803">
              <w:marLeft w:val="0"/>
              <w:marRight w:val="0"/>
              <w:marTop w:val="0"/>
              <w:marBottom w:val="0"/>
              <w:divBdr>
                <w:top w:val="none" w:sz="0" w:space="0" w:color="auto"/>
                <w:left w:val="none" w:sz="0" w:space="0" w:color="auto"/>
                <w:bottom w:val="none" w:sz="0" w:space="0" w:color="auto"/>
                <w:right w:val="none" w:sz="0" w:space="0" w:color="auto"/>
              </w:divBdr>
            </w:div>
            <w:div w:id="1196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8504">
      <w:bodyDiv w:val="1"/>
      <w:marLeft w:val="0"/>
      <w:marRight w:val="0"/>
      <w:marTop w:val="0"/>
      <w:marBottom w:val="0"/>
      <w:divBdr>
        <w:top w:val="none" w:sz="0" w:space="0" w:color="auto"/>
        <w:left w:val="none" w:sz="0" w:space="0" w:color="auto"/>
        <w:bottom w:val="none" w:sz="0" w:space="0" w:color="auto"/>
        <w:right w:val="none" w:sz="0" w:space="0" w:color="auto"/>
      </w:divBdr>
    </w:div>
    <w:div w:id="1396245969">
      <w:bodyDiv w:val="1"/>
      <w:marLeft w:val="0"/>
      <w:marRight w:val="0"/>
      <w:marTop w:val="0"/>
      <w:marBottom w:val="0"/>
      <w:divBdr>
        <w:top w:val="none" w:sz="0" w:space="0" w:color="auto"/>
        <w:left w:val="none" w:sz="0" w:space="0" w:color="auto"/>
        <w:bottom w:val="none" w:sz="0" w:space="0" w:color="auto"/>
        <w:right w:val="none" w:sz="0" w:space="0" w:color="auto"/>
      </w:divBdr>
    </w:div>
    <w:div w:id="1397433933">
      <w:bodyDiv w:val="1"/>
      <w:marLeft w:val="0"/>
      <w:marRight w:val="0"/>
      <w:marTop w:val="0"/>
      <w:marBottom w:val="0"/>
      <w:divBdr>
        <w:top w:val="none" w:sz="0" w:space="0" w:color="auto"/>
        <w:left w:val="none" w:sz="0" w:space="0" w:color="auto"/>
        <w:bottom w:val="none" w:sz="0" w:space="0" w:color="auto"/>
        <w:right w:val="none" w:sz="0" w:space="0" w:color="auto"/>
      </w:divBdr>
    </w:div>
    <w:div w:id="1400862183">
      <w:bodyDiv w:val="1"/>
      <w:marLeft w:val="0"/>
      <w:marRight w:val="0"/>
      <w:marTop w:val="0"/>
      <w:marBottom w:val="0"/>
      <w:divBdr>
        <w:top w:val="none" w:sz="0" w:space="0" w:color="auto"/>
        <w:left w:val="none" w:sz="0" w:space="0" w:color="auto"/>
        <w:bottom w:val="none" w:sz="0" w:space="0" w:color="auto"/>
        <w:right w:val="none" w:sz="0" w:space="0" w:color="auto"/>
      </w:divBdr>
    </w:div>
    <w:div w:id="1409958987">
      <w:bodyDiv w:val="1"/>
      <w:marLeft w:val="0"/>
      <w:marRight w:val="0"/>
      <w:marTop w:val="0"/>
      <w:marBottom w:val="0"/>
      <w:divBdr>
        <w:top w:val="none" w:sz="0" w:space="0" w:color="auto"/>
        <w:left w:val="none" w:sz="0" w:space="0" w:color="auto"/>
        <w:bottom w:val="none" w:sz="0" w:space="0" w:color="auto"/>
        <w:right w:val="none" w:sz="0" w:space="0" w:color="auto"/>
      </w:divBdr>
    </w:div>
    <w:div w:id="1412697669">
      <w:bodyDiv w:val="1"/>
      <w:marLeft w:val="0"/>
      <w:marRight w:val="0"/>
      <w:marTop w:val="0"/>
      <w:marBottom w:val="0"/>
      <w:divBdr>
        <w:top w:val="none" w:sz="0" w:space="0" w:color="auto"/>
        <w:left w:val="none" w:sz="0" w:space="0" w:color="auto"/>
        <w:bottom w:val="none" w:sz="0" w:space="0" w:color="auto"/>
        <w:right w:val="none" w:sz="0" w:space="0" w:color="auto"/>
      </w:divBdr>
    </w:div>
    <w:div w:id="1413549579">
      <w:bodyDiv w:val="1"/>
      <w:marLeft w:val="0"/>
      <w:marRight w:val="0"/>
      <w:marTop w:val="0"/>
      <w:marBottom w:val="0"/>
      <w:divBdr>
        <w:top w:val="none" w:sz="0" w:space="0" w:color="auto"/>
        <w:left w:val="none" w:sz="0" w:space="0" w:color="auto"/>
        <w:bottom w:val="none" w:sz="0" w:space="0" w:color="auto"/>
        <w:right w:val="none" w:sz="0" w:space="0" w:color="auto"/>
      </w:divBdr>
    </w:div>
    <w:div w:id="1413813040">
      <w:bodyDiv w:val="1"/>
      <w:marLeft w:val="0"/>
      <w:marRight w:val="0"/>
      <w:marTop w:val="0"/>
      <w:marBottom w:val="0"/>
      <w:divBdr>
        <w:top w:val="none" w:sz="0" w:space="0" w:color="auto"/>
        <w:left w:val="none" w:sz="0" w:space="0" w:color="auto"/>
        <w:bottom w:val="none" w:sz="0" w:space="0" w:color="auto"/>
        <w:right w:val="none" w:sz="0" w:space="0" w:color="auto"/>
      </w:divBdr>
    </w:div>
    <w:div w:id="1414861459">
      <w:bodyDiv w:val="1"/>
      <w:marLeft w:val="0"/>
      <w:marRight w:val="0"/>
      <w:marTop w:val="0"/>
      <w:marBottom w:val="0"/>
      <w:divBdr>
        <w:top w:val="none" w:sz="0" w:space="0" w:color="auto"/>
        <w:left w:val="none" w:sz="0" w:space="0" w:color="auto"/>
        <w:bottom w:val="none" w:sz="0" w:space="0" w:color="auto"/>
        <w:right w:val="none" w:sz="0" w:space="0" w:color="auto"/>
      </w:divBdr>
    </w:div>
    <w:div w:id="1416632384">
      <w:bodyDiv w:val="1"/>
      <w:marLeft w:val="0"/>
      <w:marRight w:val="0"/>
      <w:marTop w:val="0"/>
      <w:marBottom w:val="0"/>
      <w:divBdr>
        <w:top w:val="none" w:sz="0" w:space="0" w:color="auto"/>
        <w:left w:val="none" w:sz="0" w:space="0" w:color="auto"/>
        <w:bottom w:val="none" w:sz="0" w:space="0" w:color="auto"/>
        <w:right w:val="none" w:sz="0" w:space="0" w:color="auto"/>
      </w:divBdr>
      <w:divsChild>
        <w:div w:id="1785154537">
          <w:marLeft w:val="0"/>
          <w:marRight w:val="0"/>
          <w:marTop w:val="0"/>
          <w:marBottom w:val="0"/>
          <w:divBdr>
            <w:top w:val="none" w:sz="0" w:space="0" w:color="auto"/>
            <w:left w:val="none" w:sz="0" w:space="0" w:color="auto"/>
            <w:bottom w:val="none" w:sz="0" w:space="0" w:color="auto"/>
            <w:right w:val="none" w:sz="0" w:space="0" w:color="auto"/>
          </w:divBdr>
          <w:divsChild>
            <w:div w:id="5052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20326">
      <w:bodyDiv w:val="1"/>
      <w:marLeft w:val="0"/>
      <w:marRight w:val="0"/>
      <w:marTop w:val="0"/>
      <w:marBottom w:val="0"/>
      <w:divBdr>
        <w:top w:val="none" w:sz="0" w:space="0" w:color="auto"/>
        <w:left w:val="none" w:sz="0" w:space="0" w:color="auto"/>
        <w:bottom w:val="none" w:sz="0" w:space="0" w:color="auto"/>
        <w:right w:val="none" w:sz="0" w:space="0" w:color="auto"/>
      </w:divBdr>
    </w:div>
    <w:div w:id="1422146245">
      <w:bodyDiv w:val="1"/>
      <w:marLeft w:val="0"/>
      <w:marRight w:val="0"/>
      <w:marTop w:val="0"/>
      <w:marBottom w:val="0"/>
      <w:divBdr>
        <w:top w:val="none" w:sz="0" w:space="0" w:color="auto"/>
        <w:left w:val="none" w:sz="0" w:space="0" w:color="auto"/>
        <w:bottom w:val="none" w:sz="0" w:space="0" w:color="auto"/>
        <w:right w:val="none" w:sz="0" w:space="0" w:color="auto"/>
      </w:divBdr>
      <w:divsChild>
        <w:div w:id="890071493">
          <w:marLeft w:val="0"/>
          <w:marRight w:val="0"/>
          <w:marTop w:val="0"/>
          <w:marBottom w:val="0"/>
          <w:divBdr>
            <w:top w:val="none" w:sz="0" w:space="0" w:color="auto"/>
            <w:left w:val="none" w:sz="0" w:space="0" w:color="auto"/>
            <w:bottom w:val="none" w:sz="0" w:space="0" w:color="auto"/>
            <w:right w:val="none" w:sz="0" w:space="0" w:color="auto"/>
          </w:divBdr>
          <w:divsChild>
            <w:div w:id="1072041730">
              <w:marLeft w:val="0"/>
              <w:marRight w:val="0"/>
              <w:marTop w:val="0"/>
              <w:marBottom w:val="0"/>
              <w:divBdr>
                <w:top w:val="none" w:sz="0" w:space="0" w:color="auto"/>
                <w:left w:val="none" w:sz="0" w:space="0" w:color="auto"/>
                <w:bottom w:val="none" w:sz="0" w:space="0" w:color="auto"/>
                <w:right w:val="none" w:sz="0" w:space="0" w:color="auto"/>
              </w:divBdr>
            </w:div>
            <w:div w:id="10630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6597">
      <w:bodyDiv w:val="1"/>
      <w:marLeft w:val="0"/>
      <w:marRight w:val="0"/>
      <w:marTop w:val="0"/>
      <w:marBottom w:val="0"/>
      <w:divBdr>
        <w:top w:val="none" w:sz="0" w:space="0" w:color="auto"/>
        <w:left w:val="none" w:sz="0" w:space="0" w:color="auto"/>
        <w:bottom w:val="none" w:sz="0" w:space="0" w:color="auto"/>
        <w:right w:val="none" w:sz="0" w:space="0" w:color="auto"/>
      </w:divBdr>
    </w:div>
    <w:div w:id="1436515820">
      <w:bodyDiv w:val="1"/>
      <w:marLeft w:val="0"/>
      <w:marRight w:val="0"/>
      <w:marTop w:val="0"/>
      <w:marBottom w:val="0"/>
      <w:divBdr>
        <w:top w:val="none" w:sz="0" w:space="0" w:color="auto"/>
        <w:left w:val="none" w:sz="0" w:space="0" w:color="auto"/>
        <w:bottom w:val="none" w:sz="0" w:space="0" w:color="auto"/>
        <w:right w:val="none" w:sz="0" w:space="0" w:color="auto"/>
      </w:divBdr>
    </w:div>
    <w:div w:id="1459647601">
      <w:bodyDiv w:val="1"/>
      <w:marLeft w:val="0"/>
      <w:marRight w:val="0"/>
      <w:marTop w:val="0"/>
      <w:marBottom w:val="0"/>
      <w:divBdr>
        <w:top w:val="none" w:sz="0" w:space="0" w:color="auto"/>
        <w:left w:val="none" w:sz="0" w:space="0" w:color="auto"/>
        <w:bottom w:val="none" w:sz="0" w:space="0" w:color="auto"/>
        <w:right w:val="none" w:sz="0" w:space="0" w:color="auto"/>
      </w:divBdr>
      <w:divsChild>
        <w:div w:id="994996354">
          <w:marLeft w:val="0"/>
          <w:marRight w:val="0"/>
          <w:marTop w:val="0"/>
          <w:marBottom w:val="0"/>
          <w:divBdr>
            <w:top w:val="none" w:sz="0" w:space="0" w:color="auto"/>
            <w:left w:val="none" w:sz="0" w:space="0" w:color="auto"/>
            <w:bottom w:val="none" w:sz="0" w:space="0" w:color="auto"/>
            <w:right w:val="none" w:sz="0" w:space="0" w:color="auto"/>
          </w:divBdr>
          <w:divsChild>
            <w:div w:id="641814100">
              <w:marLeft w:val="0"/>
              <w:marRight w:val="0"/>
              <w:marTop w:val="0"/>
              <w:marBottom w:val="0"/>
              <w:divBdr>
                <w:top w:val="none" w:sz="0" w:space="0" w:color="auto"/>
                <w:left w:val="none" w:sz="0" w:space="0" w:color="auto"/>
                <w:bottom w:val="none" w:sz="0" w:space="0" w:color="auto"/>
                <w:right w:val="none" w:sz="0" w:space="0" w:color="auto"/>
              </w:divBdr>
              <w:divsChild>
                <w:div w:id="197158797">
                  <w:marLeft w:val="0"/>
                  <w:marRight w:val="0"/>
                  <w:marTop w:val="0"/>
                  <w:marBottom w:val="0"/>
                  <w:divBdr>
                    <w:top w:val="none" w:sz="0" w:space="0" w:color="auto"/>
                    <w:left w:val="none" w:sz="0" w:space="0" w:color="auto"/>
                    <w:bottom w:val="none" w:sz="0" w:space="0" w:color="auto"/>
                    <w:right w:val="none" w:sz="0" w:space="0" w:color="auto"/>
                  </w:divBdr>
                  <w:divsChild>
                    <w:div w:id="1697465592">
                      <w:marLeft w:val="0"/>
                      <w:marRight w:val="0"/>
                      <w:marTop w:val="0"/>
                      <w:marBottom w:val="0"/>
                      <w:divBdr>
                        <w:top w:val="none" w:sz="0" w:space="0" w:color="auto"/>
                        <w:left w:val="none" w:sz="0" w:space="0" w:color="auto"/>
                        <w:bottom w:val="none" w:sz="0" w:space="0" w:color="auto"/>
                        <w:right w:val="none" w:sz="0" w:space="0" w:color="auto"/>
                      </w:divBdr>
                      <w:divsChild>
                        <w:div w:id="1106997969">
                          <w:marLeft w:val="0"/>
                          <w:marRight w:val="0"/>
                          <w:marTop w:val="15"/>
                          <w:marBottom w:val="0"/>
                          <w:divBdr>
                            <w:top w:val="none" w:sz="0" w:space="0" w:color="auto"/>
                            <w:left w:val="none" w:sz="0" w:space="0" w:color="auto"/>
                            <w:bottom w:val="none" w:sz="0" w:space="0" w:color="auto"/>
                            <w:right w:val="none" w:sz="0" w:space="0" w:color="auto"/>
                          </w:divBdr>
                          <w:divsChild>
                            <w:div w:id="36440053">
                              <w:marLeft w:val="0"/>
                              <w:marRight w:val="15"/>
                              <w:marTop w:val="0"/>
                              <w:marBottom w:val="0"/>
                              <w:divBdr>
                                <w:top w:val="none" w:sz="0" w:space="0" w:color="auto"/>
                                <w:left w:val="none" w:sz="0" w:space="0" w:color="auto"/>
                                <w:bottom w:val="none" w:sz="0" w:space="0" w:color="auto"/>
                                <w:right w:val="none" w:sz="0" w:space="0" w:color="auto"/>
                              </w:divBdr>
                              <w:divsChild>
                                <w:div w:id="16466865">
                                  <w:marLeft w:val="0"/>
                                  <w:marRight w:val="0"/>
                                  <w:marTop w:val="0"/>
                                  <w:marBottom w:val="0"/>
                                  <w:divBdr>
                                    <w:top w:val="none" w:sz="0" w:space="0" w:color="auto"/>
                                    <w:left w:val="none" w:sz="0" w:space="0" w:color="auto"/>
                                    <w:bottom w:val="none" w:sz="0" w:space="0" w:color="auto"/>
                                    <w:right w:val="none" w:sz="0" w:space="0" w:color="auto"/>
                                  </w:divBdr>
                                  <w:divsChild>
                                    <w:div w:id="1943800789">
                                      <w:marLeft w:val="0"/>
                                      <w:marRight w:val="0"/>
                                      <w:marTop w:val="0"/>
                                      <w:marBottom w:val="0"/>
                                      <w:divBdr>
                                        <w:top w:val="none" w:sz="0" w:space="0" w:color="auto"/>
                                        <w:left w:val="none" w:sz="0" w:space="0" w:color="auto"/>
                                        <w:bottom w:val="none" w:sz="0" w:space="0" w:color="auto"/>
                                        <w:right w:val="none" w:sz="0" w:space="0" w:color="auto"/>
                                      </w:divBdr>
                                      <w:divsChild>
                                        <w:div w:id="605618789">
                                          <w:marLeft w:val="0"/>
                                          <w:marRight w:val="0"/>
                                          <w:marTop w:val="0"/>
                                          <w:marBottom w:val="0"/>
                                          <w:divBdr>
                                            <w:top w:val="none" w:sz="0" w:space="0" w:color="auto"/>
                                            <w:left w:val="none" w:sz="0" w:space="0" w:color="auto"/>
                                            <w:bottom w:val="none" w:sz="0" w:space="0" w:color="auto"/>
                                            <w:right w:val="none" w:sz="0" w:space="0" w:color="auto"/>
                                          </w:divBdr>
                                          <w:divsChild>
                                            <w:div w:id="1015108181">
                                              <w:marLeft w:val="0"/>
                                              <w:marRight w:val="0"/>
                                              <w:marTop w:val="0"/>
                                              <w:marBottom w:val="0"/>
                                              <w:divBdr>
                                                <w:top w:val="none" w:sz="0" w:space="0" w:color="auto"/>
                                                <w:left w:val="none" w:sz="0" w:space="0" w:color="auto"/>
                                                <w:bottom w:val="none" w:sz="0" w:space="0" w:color="auto"/>
                                                <w:right w:val="none" w:sz="0" w:space="0" w:color="auto"/>
                                              </w:divBdr>
                                              <w:divsChild>
                                                <w:div w:id="17354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62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7000">
      <w:bodyDiv w:val="1"/>
      <w:marLeft w:val="0"/>
      <w:marRight w:val="0"/>
      <w:marTop w:val="0"/>
      <w:marBottom w:val="0"/>
      <w:divBdr>
        <w:top w:val="none" w:sz="0" w:space="0" w:color="auto"/>
        <w:left w:val="none" w:sz="0" w:space="0" w:color="auto"/>
        <w:bottom w:val="none" w:sz="0" w:space="0" w:color="auto"/>
        <w:right w:val="none" w:sz="0" w:space="0" w:color="auto"/>
      </w:divBdr>
    </w:div>
    <w:div w:id="1490635952">
      <w:bodyDiv w:val="1"/>
      <w:marLeft w:val="0"/>
      <w:marRight w:val="0"/>
      <w:marTop w:val="0"/>
      <w:marBottom w:val="0"/>
      <w:divBdr>
        <w:top w:val="none" w:sz="0" w:space="0" w:color="auto"/>
        <w:left w:val="none" w:sz="0" w:space="0" w:color="auto"/>
        <w:bottom w:val="none" w:sz="0" w:space="0" w:color="auto"/>
        <w:right w:val="none" w:sz="0" w:space="0" w:color="auto"/>
      </w:divBdr>
      <w:divsChild>
        <w:div w:id="1961960823">
          <w:marLeft w:val="0"/>
          <w:marRight w:val="0"/>
          <w:marTop w:val="0"/>
          <w:marBottom w:val="0"/>
          <w:divBdr>
            <w:top w:val="none" w:sz="0" w:space="0" w:color="auto"/>
            <w:left w:val="none" w:sz="0" w:space="0" w:color="auto"/>
            <w:bottom w:val="none" w:sz="0" w:space="0" w:color="auto"/>
            <w:right w:val="none" w:sz="0" w:space="0" w:color="auto"/>
          </w:divBdr>
          <w:divsChild>
            <w:div w:id="13417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5170">
      <w:bodyDiv w:val="1"/>
      <w:marLeft w:val="0"/>
      <w:marRight w:val="0"/>
      <w:marTop w:val="0"/>
      <w:marBottom w:val="0"/>
      <w:divBdr>
        <w:top w:val="none" w:sz="0" w:space="0" w:color="auto"/>
        <w:left w:val="none" w:sz="0" w:space="0" w:color="auto"/>
        <w:bottom w:val="none" w:sz="0" w:space="0" w:color="auto"/>
        <w:right w:val="none" w:sz="0" w:space="0" w:color="auto"/>
      </w:divBdr>
      <w:divsChild>
        <w:div w:id="969094613">
          <w:marLeft w:val="0"/>
          <w:marRight w:val="0"/>
          <w:marTop w:val="0"/>
          <w:marBottom w:val="0"/>
          <w:divBdr>
            <w:top w:val="none" w:sz="0" w:space="0" w:color="auto"/>
            <w:left w:val="none" w:sz="0" w:space="0" w:color="auto"/>
            <w:bottom w:val="none" w:sz="0" w:space="0" w:color="auto"/>
            <w:right w:val="none" w:sz="0" w:space="0" w:color="auto"/>
          </w:divBdr>
          <w:divsChild>
            <w:div w:id="846939789">
              <w:marLeft w:val="0"/>
              <w:marRight w:val="0"/>
              <w:marTop w:val="0"/>
              <w:marBottom w:val="0"/>
              <w:divBdr>
                <w:top w:val="none" w:sz="0" w:space="0" w:color="auto"/>
                <w:left w:val="none" w:sz="0" w:space="0" w:color="auto"/>
                <w:bottom w:val="none" w:sz="0" w:space="0" w:color="auto"/>
                <w:right w:val="none" w:sz="0" w:space="0" w:color="auto"/>
              </w:divBdr>
            </w:div>
          </w:divsChild>
        </w:div>
        <w:div w:id="674651311">
          <w:marLeft w:val="0"/>
          <w:marRight w:val="0"/>
          <w:marTop w:val="0"/>
          <w:marBottom w:val="0"/>
          <w:divBdr>
            <w:top w:val="none" w:sz="0" w:space="0" w:color="auto"/>
            <w:left w:val="none" w:sz="0" w:space="0" w:color="auto"/>
            <w:bottom w:val="none" w:sz="0" w:space="0" w:color="auto"/>
            <w:right w:val="none" w:sz="0" w:space="0" w:color="auto"/>
          </w:divBdr>
          <w:divsChild>
            <w:div w:id="8891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4331">
      <w:bodyDiv w:val="1"/>
      <w:marLeft w:val="0"/>
      <w:marRight w:val="0"/>
      <w:marTop w:val="0"/>
      <w:marBottom w:val="0"/>
      <w:divBdr>
        <w:top w:val="none" w:sz="0" w:space="0" w:color="auto"/>
        <w:left w:val="none" w:sz="0" w:space="0" w:color="auto"/>
        <w:bottom w:val="none" w:sz="0" w:space="0" w:color="auto"/>
        <w:right w:val="none" w:sz="0" w:space="0" w:color="auto"/>
      </w:divBdr>
    </w:div>
    <w:div w:id="1506624575">
      <w:bodyDiv w:val="1"/>
      <w:marLeft w:val="0"/>
      <w:marRight w:val="0"/>
      <w:marTop w:val="0"/>
      <w:marBottom w:val="0"/>
      <w:divBdr>
        <w:top w:val="none" w:sz="0" w:space="0" w:color="auto"/>
        <w:left w:val="none" w:sz="0" w:space="0" w:color="auto"/>
        <w:bottom w:val="none" w:sz="0" w:space="0" w:color="auto"/>
        <w:right w:val="none" w:sz="0" w:space="0" w:color="auto"/>
      </w:divBdr>
      <w:divsChild>
        <w:div w:id="2092384763">
          <w:marLeft w:val="0"/>
          <w:marRight w:val="0"/>
          <w:marTop w:val="0"/>
          <w:marBottom w:val="0"/>
          <w:divBdr>
            <w:top w:val="none" w:sz="0" w:space="0" w:color="auto"/>
            <w:left w:val="none" w:sz="0" w:space="0" w:color="auto"/>
            <w:bottom w:val="none" w:sz="0" w:space="0" w:color="auto"/>
            <w:right w:val="none" w:sz="0" w:space="0" w:color="auto"/>
          </w:divBdr>
          <w:divsChild>
            <w:div w:id="1098137481">
              <w:marLeft w:val="0"/>
              <w:marRight w:val="0"/>
              <w:marTop w:val="0"/>
              <w:marBottom w:val="0"/>
              <w:divBdr>
                <w:top w:val="none" w:sz="0" w:space="0" w:color="auto"/>
                <w:left w:val="none" w:sz="0" w:space="0" w:color="auto"/>
                <w:bottom w:val="none" w:sz="0" w:space="0" w:color="auto"/>
                <w:right w:val="none" w:sz="0" w:space="0" w:color="auto"/>
              </w:divBdr>
            </w:div>
            <w:div w:id="20586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80130">
      <w:bodyDiv w:val="1"/>
      <w:marLeft w:val="0"/>
      <w:marRight w:val="0"/>
      <w:marTop w:val="0"/>
      <w:marBottom w:val="0"/>
      <w:divBdr>
        <w:top w:val="none" w:sz="0" w:space="0" w:color="auto"/>
        <w:left w:val="none" w:sz="0" w:space="0" w:color="auto"/>
        <w:bottom w:val="none" w:sz="0" w:space="0" w:color="auto"/>
        <w:right w:val="none" w:sz="0" w:space="0" w:color="auto"/>
      </w:divBdr>
    </w:div>
    <w:div w:id="1516992150">
      <w:bodyDiv w:val="1"/>
      <w:marLeft w:val="0"/>
      <w:marRight w:val="0"/>
      <w:marTop w:val="0"/>
      <w:marBottom w:val="0"/>
      <w:divBdr>
        <w:top w:val="none" w:sz="0" w:space="0" w:color="auto"/>
        <w:left w:val="none" w:sz="0" w:space="0" w:color="auto"/>
        <w:bottom w:val="none" w:sz="0" w:space="0" w:color="auto"/>
        <w:right w:val="none" w:sz="0" w:space="0" w:color="auto"/>
      </w:divBdr>
    </w:div>
    <w:div w:id="1521312027">
      <w:bodyDiv w:val="1"/>
      <w:marLeft w:val="0"/>
      <w:marRight w:val="0"/>
      <w:marTop w:val="0"/>
      <w:marBottom w:val="0"/>
      <w:divBdr>
        <w:top w:val="none" w:sz="0" w:space="0" w:color="auto"/>
        <w:left w:val="none" w:sz="0" w:space="0" w:color="auto"/>
        <w:bottom w:val="none" w:sz="0" w:space="0" w:color="auto"/>
        <w:right w:val="none" w:sz="0" w:space="0" w:color="auto"/>
      </w:divBdr>
      <w:divsChild>
        <w:div w:id="34358342">
          <w:marLeft w:val="0"/>
          <w:marRight w:val="0"/>
          <w:marTop w:val="0"/>
          <w:marBottom w:val="0"/>
          <w:divBdr>
            <w:top w:val="none" w:sz="0" w:space="0" w:color="auto"/>
            <w:left w:val="none" w:sz="0" w:space="0" w:color="auto"/>
            <w:bottom w:val="none" w:sz="0" w:space="0" w:color="auto"/>
            <w:right w:val="none" w:sz="0" w:space="0" w:color="auto"/>
          </w:divBdr>
          <w:divsChild>
            <w:div w:id="590552894">
              <w:marLeft w:val="0"/>
              <w:marRight w:val="0"/>
              <w:marTop w:val="0"/>
              <w:marBottom w:val="0"/>
              <w:divBdr>
                <w:top w:val="none" w:sz="0" w:space="0" w:color="auto"/>
                <w:left w:val="none" w:sz="0" w:space="0" w:color="auto"/>
                <w:bottom w:val="none" w:sz="0" w:space="0" w:color="auto"/>
                <w:right w:val="none" w:sz="0" w:space="0" w:color="auto"/>
              </w:divBdr>
            </w:div>
            <w:div w:id="4744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3893">
      <w:bodyDiv w:val="1"/>
      <w:marLeft w:val="0"/>
      <w:marRight w:val="0"/>
      <w:marTop w:val="0"/>
      <w:marBottom w:val="0"/>
      <w:divBdr>
        <w:top w:val="none" w:sz="0" w:space="0" w:color="auto"/>
        <w:left w:val="none" w:sz="0" w:space="0" w:color="auto"/>
        <w:bottom w:val="none" w:sz="0" w:space="0" w:color="auto"/>
        <w:right w:val="none" w:sz="0" w:space="0" w:color="auto"/>
      </w:divBdr>
    </w:div>
    <w:div w:id="1556696784">
      <w:bodyDiv w:val="1"/>
      <w:marLeft w:val="0"/>
      <w:marRight w:val="0"/>
      <w:marTop w:val="0"/>
      <w:marBottom w:val="0"/>
      <w:divBdr>
        <w:top w:val="none" w:sz="0" w:space="0" w:color="auto"/>
        <w:left w:val="none" w:sz="0" w:space="0" w:color="auto"/>
        <w:bottom w:val="none" w:sz="0" w:space="0" w:color="auto"/>
        <w:right w:val="none" w:sz="0" w:space="0" w:color="auto"/>
      </w:divBdr>
    </w:div>
    <w:div w:id="1574242171">
      <w:bodyDiv w:val="1"/>
      <w:marLeft w:val="0"/>
      <w:marRight w:val="0"/>
      <w:marTop w:val="0"/>
      <w:marBottom w:val="0"/>
      <w:divBdr>
        <w:top w:val="none" w:sz="0" w:space="0" w:color="auto"/>
        <w:left w:val="none" w:sz="0" w:space="0" w:color="auto"/>
        <w:bottom w:val="none" w:sz="0" w:space="0" w:color="auto"/>
        <w:right w:val="none" w:sz="0" w:space="0" w:color="auto"/>
      </w:divBdr>
      <w:divsChild>
        <w:div w:id="1979257816">
          <w:marLeft w:val="0"/>
          <w:marRight w:val="0"/>
          <w:marTop w:val="0"/>
          <w:marBottom w:val="0"/>
          <w:divBdr>
            <w:top w:val="none" w:sz="0" w:space="0" w:color="auto"/>
            <w:left w:val="none" w:sz="0" w:space="0" w:color="auto"/>
            <w:bottom w:val="none" w:sz="0" w:space="0" w:color="auto"/>
            <w:right w:val="none" w:sz="0" w:space="0" w:color="auto"/>
          </w:divBdr>
          <w:divsChild>
            <w:div w:id="490484969">
              <w:marLeft w:val="0"/>
              <w:marRight w:val="0"/>
              <w:marTop w:val="0"/>
              <w:marBottom w:val="0"/>
              <w:divBdr>
                <w:top w:val="none" w:sz="0" w:space="0" w:color="auto"/>
                <w:left w:val="none" w:sz="0" w:space="0" w:color="auto"/>
                <w:bottom w:val="none" w:sz="0" w:space="0" w:color="auto"/>
                <w:right w:val="none" w:sz="0" w:space="0" w:color="auto"/>
              </w:divBdr>
            </w:div>
            <w:div w:id="170258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0996">
      <w:bodyDiv w:val="1"/>
      <w:marLeft w:val="0"/>
      <w:marRight w:val="0"/>
      <w:marTop w:val="0"/>
      <w:marBottom w:val="0"/>
      <w:divBdr>
        <w:top w:val="none" w:sz="0" w:space="0" w:color="auto"/>
        <w:left w:val="none" w:sz="0" w:space="0" w:color="auto"/>
        <w:bottom w:val="none" w:sz="0" w:space="0" w:color="auto"/>
        <w:right w:val="none" w:sz="0" w:space="0" w:color="auto"/>
      </w:divBdr>
    </w:div>
    <w:div w:id="1611086828">
      <w:bodyDiv w:val="1"/>
      <w:marLeft w:val="0"/>
      <w:marRight w:val="0"/>
      <w:marTop w:val="0"/>
      <w:marBottom w:val="0"/>
      <w:divBdr>
        <w:top w:val="none" w:sz="0" w:space="0" w:color="auto"/>
        <w:left w:val="none" w:sz="0" w:space="0" w:color="auto"/>
        <w:bottom w:val="none" w:sz="0" w:space="0" w:color="auto"/>
        <w:right w:val="none" w:sz="0" w:space="0" w:color="auto"/>
      </w:divBdr>
    </w:div>
    <w:div w:id="1617251830">
      <w:bodyDiv w:val="1"/>
      <w:marLeft w:val="0"/>
      <w:marRight w:val="0"/>
      <w:marTop w:val="0"/>
      <w:marBottom w:val="0"/>
      <w:divBdr>
        <w:top w:val="none" w:sz="0" w:space="0" w:color="auto"/>
        <w:left w:val="none" w:sz="0" w:space="0" w:color="auto"/>
        <w:bottom w:val="none" w:sz="0" w:space="0" w:color="auto"/>
        <w:right w:val="none" w:sz="0" w:space="0" w:color="auto"/>
      </w:divBdr>
    </w:div>
    <w:div w:id="1658849389">
      <w:bodyDiv w:val="1"/>
      <w:marLeft w:val="0"/>
      <w:marRight w:val="0"/>
      <w:marTop w:val="0"/>
      <w:marBottom w:val="0"/>
      <w:divBdr>
        <w:top w:val="none" w:sz="0" w:space="0" w:color="auto"/>
        <w:left w:val="none" w:sz="0" w:space="0" w:color="auto"/>
        <w:bottom w:val="none" w:sz="0" w:space="0" w:color="auto"/>
        <w:right w:val="none" w:sz="0" w:space="0" w:color="auto"/>
      </w:divBdr>
    </w:div>
    <w:div w:id="1670601447">
      <w:bodyDiv w:val="1"/>
      <w:marLeft w:val="0"/>
      <w:marRight w:val="0"/>
      <w:marTop w:val="0"/>
      <w:marBottom w:val="0"/>
      <w:divBdr>
        <w:top w:val="none" w:sz="0" w:space="0" w:color="auto"/>
        <w:left w:val="none" w:sz="0" w:space="0" w:color="auto"/>
        <w:bottom w:val="none" w:sz="0" w:space="0" w:color="auto"/>
        <w:right w:val="none" w:sz="0" w:space="0" w:color="auto"/>
      </w:divBdr>
      <w:divsChild>
        <w:div w:id="563563611">
          <w:marLeft w:val="0"/>
          <w:marRight w:val="0"/>
          <w:marTop w:val="0"/>
          <w:marBottom w:val="0"/>
          <w:divBdr>
            <w:top w:val="none" w:sz="0" w:space="0" w:color="auto"/>
            <w:left w:val="none" w:sz="0" w:space="0" w:color="auto"/>
            <w:bottom w:val="none" w:sz="0" w:space="0" w:color="auto"/>
            <w:right w:val="none" w:sz="0" w:space="0" w:color="auto"/>
          </w:divBdr>
          <w:divsChild>
            <w:div w:id="1414930994">
              <w:marLeft w:val="0"/>
              <w:marRight w:val="0"/>
              <w:marTop w:val="0"/>
              <w:marBottom w:val="0"/>
              <w:divBdr>
                <w:top w:val="none" w:sz="0" w:space="0" w:color="auto"/>
                <w:left w:val="none" w:sz="0" w:space="0" w:color="auto"/>
                <w:bottom w:val="none" w:sz="0" w:space="0" w:color="auto"/>
                <w:right w:val="none" w:sz="0" w:space="0" w:color="auto"/>
              </w:divBdr>
            </w:div>
            <w:div w:id="2034761983">
              <w:marLeft w:val="0"/>
              <w:marRight w:val="0"/>
              <w:marTop w:val="0"/>
              <w:marBottom w:val="0"/>
              <w:divBdr>
                <w:top w:val="none" w:sz="0" w:space="0" w:color="auto"/>
                <w:left w:val="none" w:sz="0" w:space="0" w:color="auto"/>
                <w:bottom w:val="none" w:sz="0" w:space="0" w:color="auto"/>
                <w:right w:val="none" w:sz="0" w:space="0" w:color="auto"/>
              </w:divBdr>
            </w:div>
            <w:div w:id="9823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4631">
      <w:bodyDiv w:val="1"/>
      <w:marLeft w:val="0"/>
      <w:marRight w:val="0"/>
      <w:marTop w:val="0"/>
      <w:marBottom w:val="0"/>
      <w:divBdr>
        <w:top w:val="none" w:sz="0" w:space="0" w:color="auto"/>
        <w:left w:val="none" w:sz="0" w:space="0" w:color="auto"/>
        <w:bottom w:val="none" w:sz="0" w:space="0" w:color="auto"/>
        <w:right w:val="none" w:sz="0" w:space="0" w:color="auto"/>
      </w:divBdr>
    </w:div>
    <w:div w:id="1674213302">
      <w:bodyDiv w:val="1"/>
      <w:marLeft w:val="0"/>
      <w:marRight w:val="0"/>
      <w:marTop w:val="0"/>
      <w:marBottom w:val="0"/>
      <w:divBdr>
        <w:top w:val="none" w:sz="0" w:space="0" w:color="auto"/>
        <w:left w:val="none" w:sz="0" w:space="0" w:color="auto"/>
        <w:bottom w:val="none" w:sz="0" w:space="0" w:color="auto"/>
        <w:right w:val="none" w:sz="0" w:space="0" w:color="auto"/>
      </w:divBdr>
      <w:divsChild>
        <w:div w:id="115561767">
          <w:marLeft w:val="0"/>
          <w:marRight w:val="0"/>
          <w:marTop w:val="0"/>
          <w:marBottom w:val="0"/>
          <w:divBdr>
            <w:top w:val="none" w:sz="0" w:space="0" w:color="auto"/>
            <w:left w:val="none" w:sz="0" w:space="0" w:color="auto"/>
            <w:bottom w:val="none" w:sz="0" w:space="0" w:color="auto"/>
            <w:right w:val="none" w:sz="0" w:space="0" w:color="auto"/>
          </w:divBdr>
          <w:divsChild>
            <w:div w:id="199636496">
              <w:marLeft w:val="0"/>
              <w:marRight w:val="0"/>
              <w:marTop w:val="0"/>
              <w:marBottom w:val="0"/>
              <w:divBdr>
                <w:top w:val="none" w:sz="0" w:space="0" w:color="auto"/>
                <w:left w:val="none" w:sz="0" w:space="0" w:color="auto"/>
                <w:bottom w:val="none" w:sz="0" w:space="0" w:color="auto"/>
                <w:right w:val="none" w:sz="0" w:space="0" w:color="auto"/>
              </w:divBdr>
            </w:div>
            <w:div w:id="644120486">
              <w:marLeft w:val="0"/>
              <w:marRight w:val="0"/>
              <w:marTop w:val="0"/>
              <w:marBottom w:val="0"/>
              <w:divBdr>
                <w:top w:val="none" w:sz="0" w:space="0" w:color="auto"/>
                <w:left w:val="none" w:sz="0" w:space="0" w:color="auto"/>
                <w:bottom w:val="none" w:sz="0" w:space="0" w:color="auto"/>
                <w:right w:val="none" w:sz="0" w:space="0" w:color="auto"/>
              </w:divBdr>
            </w:div>
            <w:div w:id="9519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7369">
      <w:bodyDiv w:val="1"/>
      <w:marLeft w:val="0"/>
      <w:marRight w:val="0"/>
      <w:marTop w:val="0"/>
      <w:marBottom w:val="0"/>
      <w:divBdr>
        <w:top w:val="none" w:sz="0" w:space="0" w:color="auto"/>
        <w:left w:val="none" w:sz="0" w:space="0" w:color="auto"/>
        <w:bottom w:val="none" w:sz="0" w:space="0" w:color="auto"/>
        <w:right w:val="none" w:sz="0" w:space="0" w:color="auto"/>
      </w:divBdr>
      <w:divsChild>
        <w:div w:id="559944251">
          <w:marLeft w:val="0"/>
          <w:marRight w:val="0"/>
          <w:marTop w:val="0"/>
          <w:marBottom w:val="0"/>
          <w:divBdr>
            <w:top w:val="none" w:sz="0" w:space="0" w:color="auto"/>
            <w:left w:val="none" w:sz="0" w:space="0" w:color="auto"/>
            <w:bottom w:val="none" w:sz="0" w:space="0" w:color="auto"/>
            <w:right w:val="none" w:sz="0" w:space="0" w:color="auto"/>
          </w:divBdr>
          <w:divsChild>
            <w:div w:id="2109886475">
              <w:marLeft w:val="0"/>
              <w:marRight w:val="0"/>
              <w:marTop w:val="0"/>
              <w:marBottom w:val="0"/>
              <w:divBdr>
                <w:top w:val="none" w:sz="0" w:space="0" w:color="auto"/>
                <w:left w:val="none" w:sz="0" w:space="0" w:color="auto"/>
                <w:bottom w:val="none" w:sz="0" w:space="0" w:color="auto"/>
                <w:right w:val="none" w:sz="0" w:space="0" w:color="auto"/>
              </w:divBdr>
            </w:div>
            <w:div w:id="1606688671">
              <w:marLeft w:val="0"/>
              <w:marRight w:val="0"/>
              <w:marTop w:val="0"/>
              <w:marBottom w:val="0"/>
              <w:divBdr>
                <w:top w:val="none" w:sz="0" w:space="0" w:color="auto"/>
                <w:left w:val="none" w:sz="0" w:space="0" w:color="auto"/>
                <w:bottom w:val="none" w:sz="0" w:space="0" w:color="auto"/>
                <w:right w:val="none" w:sz="0" w:space="0" w:color="auto"/>
              </w:divBdr>
            </w:div>
            <w:div w:id="5244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430">
      <w:bodyDiv w:val="1"/>
      <w:marLeft w:val="0"/>
      <w:marRight w:val="0"/>
      <w:marTop w:val="0"/>
      <w:marBottom w:val="0"/>
      <w:divBdr>
        <w:top w:val="none" w:sz="0" w:space="0" w:color="auto"/>
        <w:left w:val="none" w:sz="0" w:space="0" w:color="auto"/>
        <w:bottom w:val="none" w:sz="0" w:space="0" w:color="auto"/>
        <w:right w:val="none" w:sz="0" w:space="0" w:color="auto"/>
      </w:divBdr>
    </w:div>
    <w:div w:id="1705059053">
      <w:bodyDiv w:val="1"/>
      <w:marLeft w:val="0"/>
      <w:marRight w:val="0"/>
      <w:marTop w:val="0"/>
      <w:marBottom w:val="0"/>
      <w:divBdr>
        <w:top w:val="none" w:sz="0" w:space="0" w:color="auto"/>
        <w:left w:val="none" w:sz="0" w:space="0" w:color="auto"/>
        <w:bottom w:val="none" w:sz="0" w:space="0" w:color="auto"/>
        <w:right w:val="none" w:sz="0" w:space="0" w:color="auto"/>
      </w:divBdr>
      <w:divsChild>
        <w:div w:id="2147354273">
          <w:marLeft w:val="0"/>
          <w:marRight w:val="0"/>
          <w:marTop w:val="0"/>
          <w:marBottom w:val="0"/>
          <w:divBdr>
            <w:top w:val="none" w:sz="0" w:space="0" w:color="auto"/>
            <w:left w:val="none" w:sz="0" w:space="0" w:color="auto"/>
            <w:bottom w:val="none" w:sz="0" w:space="0" w:color="auto"/>
            <w:right w:val="none" w:sz="0" w:space="0" w:color="auto"/>
          </w:divBdr>
          <w:divsChild>
            <w:div w:id="1633631389">
              <w:marLeft w:val="0"/>
              <w:marRight w:val="0"/>
              <w:marTop w:val="0"/>
              <w:marBottom w:val="0"/>
              <w:divBdr>
                <w:top w:val="none" w:sz="0" w:space="0" w:color="auto"/>
                <w:left w:val="none" w:sz="0" w:space="0" w:color="auto"/>
                <w:bottom w:val="none" w:sz="0" w:space="0" w:color="auto"/>
                <w:right w:val="none" w:sz="0" w:space="0" w:color="auto"/>
              </w:divBdr>
            </w:div>
            <w:div w:id="1826968779">
              <w:marLeft w:val="0"/>
              <w:marRight w:val="0"/>
              <w:marTop w:val="0"/>
              <w:marBottom w:val="0"/>
              <w:divBdr>
                <w:top w:val="none" w:sz="0" w:space="0" w:color="auto"/>
                <w:left w:val="none" w:sz="0" w:space="0" w:color="auto"/>
                <w:bottom w:val="none" w:sz="0" w:space="0" w:color="auto"/>
                <w:right w:val="none" w:sz="0" w:space="0" w:color="auto"/>
              </w:divBdr>
            </w:div>
            <w:div w:id="365838812">
              <w:marLeft w:val="0"/>
              <w:marRight w:val="0"/>
              <w:marTop w:val="0"/>
              <w:marBottom w:val="0"/>
              <w:divBdr>
                <w:top w:val="none" w:sz="0" w:space="0" w:color="auto"/>
                <w:left w:val="none" w:sz="0" w:space="0" w:color="auto"/>
                <w:bottom w:val="none" w:sz="0" w:space="0" w:color="auto"/>
                <w:right w:val="none" w:sz="0" w:space="0" w:color="auto"/>
              </w:divBdr>
            </w:div>
            <w:div w:id="8078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0934">
      <w:bodyDiv w:val="1"/>
      <w:marLeft w:val="0"/>
      <w:marRight w:val="0"/>
      <w:marTop w:val="0"/>
      <w:marBottom w:val="0"/>
      <w:divBdr>
        <w:top w:val="none" w:sz="0" w:space="0" w:color="auto"/>
        <w:left w:val="none" w:sz="0" w:space="0" w:color="auto"/>
        <w:bottom w:val="none" w:sz="0" w:space="0" w:color="auto"/>
        <w:right w:val="none" w:sz="0" w:space="0" w:color="auto"/>
      </w:divBdr>
    </w:div>
    <w:div w:id="1707751996">
      <w:bodyDiv w:val="1"/>
      <w:marLeft w:val="0"/>
      <w:marRight w:val="0"/>
      <w:marTop w:val="0"/>
      <w:marBottom w:val="0"/>
      <w:divBdr>
        <w:top w:val="none" w:sz="0" w:space="0" w:color="auto"/>
        <w:left w:val="none" w:sz="0" w:space="0" w:color="auto"/>
        <w:bottom w:val="none" w:sz="0" w:space="0" w:color="auto"/>
        <w:right w:val="none" w:sz="0" w:space="0" w:color="auto"/>
      </w:divBdr>
    </w:div>
    <w:div w:id="1723942158">
      <w:bodyDiv w:val="1"/>
      <w:marLeft w:val="0"/>
      <w:marRight w:val="0"/>
      <w:marTop w:val="0"/>
      <w:marBottom w:val="0"/>
      <w:divBdr>
        <w:top w:val="none" w:sz="0" w:space="0" w:color="auto"/>
        <w:left w:val="none" w:sz="0" w:space="0" w:color="auto"/>
        <w:bottom w:val="none" w:sz="0" w:space="0" w:color="auto"/>
        <w:right w:val="none" w:sz="0" w:space="0" w:color="auto"/>
      </w:divBdr>
      <w:divsChild>
        <w:div w:id="1454637172">
          <w:marLeft w:val="0"/>
          <w:marRight w:val="0"/>
          <w:marTop w:val="0"/>
          <w:marBottom w:val="0"/>
          <w:divBdr>
            <w:top w:val="none" w:sz="0" w:space="0" w:color="auto"/>
            <w:left w:val="none" w:sz="0" w:space="0" w:color="auto"/>
            <w:bottom w:val="none" w:sz="0" w:space="0" w:color="auto"/>
            <w:right w:val="none" w:sz="0" w:space="0" w:color="auto"/>
          </w:divBdr>
          <w:divsChild>
            <w:div w:id="771973611">
              <w:marLeft w:val="0"/>
              <w:marRight w:val="0"/>
              <w:marTop w:val="0"/>
              <w:marBottom w:val="0"/>
              <w:divBdr>
                <w:top w:val="none" w:sz="0" w:space="0" w:color="auto"/>
                <w:left w:val="none" w:sz="0" w:space="0" w:color="auto"/>
                <w:bottom w:val="none" w:sz="0" w:space="0" w:color="auto"/>
                <w:right w:val="none" w:sz="0" w:space="0" w:color="auto"/>
              </w:divBdr>
            </w:div>
            <w:div w:id="543756923">
              <w:marLeft w:val="0"/>
              <w:marRight w:val="0"/>
              <w:marTop w:val="0"/>
              <w:marBottom w:val="0"/>
              <w:divBdr>
                <w:top w:val="none" w:sz="0" w:space="0" w:color="auto"/>
                <w:left w:val="none" w:sz="0" w:space="0" w:color="auto"/>
                <w:bottom w:val="none" w:sz="0" w:space="0" w:color="auto"/>
                <w:right w:val="none" w:sz="0" w:space="0" w:color="auto"/>
              </w:divBdr>
            </w:div>
            <w:div w:id="2016227509">
              <w:marLeft w:val="0"/>
              <w:marRight w:val="0"/>
              <w:marTop w:val="0"/>
              <w:marBottom w:val="0"/>
              <w:divBdr>
                <w:top w:val="none" w:sz="0" w:space="0" w:color="auto"/>
                <w:left w:val="none" w:sz="0" w:space="0" w:color="auto"/>
                <w:bottom w:val="none" w:sz="0" w:space="0" w:color="auto"/>
                <w:right w:val="none" w:sz="0" w:space="0" w:color="auto"/>
              </w:divBdr>
            </w:div>
            <w:div w:id="500315133">
              <w:marLeft w:val="0"/>
              <w:marRight w:val="0"/>
              <w:marTop w:val="0"/>
              <w:marBottom w:val="0"/>
              <w:divBdr>
                <w:top w:val="none" w:sz="0" w:space="0" w:color="auto"/>
                <w:left w:val="none" w:sz="0" w:space="0" w:color="auto"/>
                <w:bottom w:val="none" w:sz="0" w:space="0" w:color="auto"/>
                <w:right w:val="none" w:sz="0" w:space="0" w:color="auto"/>
              </w:divBdr>
            </w:div>
            <w:div w:id="366226422">
              <w:marLeft w:val="0"/>
              <w:marRight w:val="0"/>
              <w:marTop w:val="0"/>
              <w:marBottom w:val="0"/>
              <w:divBdr>
                <w:top w:val="none" w:sz="0" w:space="0" w:color="auto"/>
                <w:left w:val="none" w:sz="0" w:space="0" w:color="auto"/>
                <w:bottom w:val="none" w:sz="0" w:space="0" w:color="auto"/>
                <w:right w:val="none" w:sz="0" w:space="0" w:color="auto"/>
              </w:divBdr>
            </w:div>
            <w:div w:id="437212346">
              <w:marLeft w:val="0"/>
              <w:marRight w:val="0"/>
              <w:marTop w:val="0"/>
              <w:marBottom w:val="0"/>
              <w:divBdr>
                <w:top w:val="none" w:sz="0" w:space="0" w:color="auto"/>
                <w:left w:val="none" w:sz="0" w:space="0" w:color="auto"/>
                <w:bottom w:val="none" w:sz="0" w:space="0" w:color="auto"/>
                <w:right w:val="none" w:sz="0" w:space="0" w:color="auto"/>
              </w:divBdr>
            </w:div>
            <w:div w:id="279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8677">
      <w:bodyDiv w:val="1"/>
      <w:marLeft w:val="0"/>
      <w:marRight w:val="0"/>
      <w:marTop w:val="0"/>
      <w:marBottom w:val="0"/>
      <w:divBdr>
        <w:top w:val="none" w:sz="0" w:space="0" w:color="auto"/>
        <w:left w:val="none" w:sz="0" w:space="0" w:color="auto"/>
        <w:bottom w:val="none" w:sz="0" w:space="0" w:color="auto"/>
        <w:right w:val="none" w:sz="0" w:space="0" w:color="auto"/>
      </w:divBdr>
      <w:divsChild>
        <w:div w:id="304816413">
          <w:marLeft w:val="0"/>
          <w:marRight w:val="0"/>
          <w:marTop w:val="0"/>
          <w:marBottom w:val="0"/>
          <w:divBdr>
            <w:top w:val="none" w:sz="0" w:space="0" w:color="auto"/>
            <w:left w:val="none" w:sz="0" w:space="0" w:color="auto"/>
            <w:bottom w:val="none" w:sz="0" w:space="0" w:color="auto"/>
            <w:right w:val="none" w:sz="0" w:space="0" w:color="auto"/>
          </w:divBdr>
          <w:divsChild>
            <w:div w:id="760225957">
              <w:marLeft w:val="0"/>
              <w:marRight w:val="0"/>
              <w:marTop w:val="0"/>
              <w:marBottom w:val="0"/>
              <w:divBdr>
                <w:top w:val="none" w:sz="0" w:space="0" w:color="auto"/>
                <w:left w:val="none" w:sz="0" w:space="0" w:color="auto"/>
                <w:bottom w:val="none" w:sz="0" w:space="0" w:color="auto"/>
                <w:right w:val="none" w:sz="0" w:space="0" w:color="auto"/>
              </w:divBdr>
            </w:div>
            <w:div w:id="1600984837">
              <w:marLeft w:val="0"/>
              <w:marRight w:val="0"/>
              <w:marTop w:val="0"/>
              <w:marBottom w:val="0"/>
              <w:divBdr>
                <w:top w:val="none" w:sz="0" w:space="0" w:color="auto"/>
                <w:left w:val="none" w:sz="0" w:space="0" w:color="auto"/>
                <w:bottom w:val="none" w:sz="0" w:space="0" w:color="auto"/>
                <w:right w:val="none" w:sz="0" w:space="0" w:color="auto"/>
              </w:divBdr>
            </w:div>
            <w:div w:id="97879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6025">
      <w:bodyDiv w:val="1"/>
      <w:marLeft w:val="0"/>
      <w:marRight w:val="0"/>
      <w:marTop w:val="0"/>
      <w:marBottom w:val="0"/>
      <w:divBdr>
        <w:top w:val="none" w:sz="0" w:space="0" w:color="auto"/>
        <w:left w:val="none" w:sz="0" w:space="0" w:color="auto"/>
        <w:bottom w:val="none" w:sz="0" w:space="0" w:color="auto"/>
        <w:right w:val="none" w:sz="0" w:space="0" w:color="auto"/>
      </w:divBdr>
    </w:div>
    <w:div w:id="1754204828">
      <w:bodyDiv w:val="1"/>
      <w:marLeft w:val="0"/>
      <w:marRight w:val="0"/>
      <w:marTop w:val="0"/>
      <w:marBottom w:val="0"/>
      <w:divBdr>
        <w:top w:val="none" w:sz="0" w:space="0" w:color="auto"/>
        <w:left w:val="none" w:sz="0" w:space="0" w:color="auto"/>
        <w:bottom w:val="none" w:sz="0" w:space="0" w:color="auto"/>
        <w:right w:val="none" w:sz="0" w:space="0" w:color="auto"/>
      </w:divBdr>
    </w:div>
    <w:div w:id="1770000508">
      <w:bodyDiv w:val="1"/>
      <w:marLeft w:val="0"/>
      <w:marRight w:val="0"/>
      <w:marTop w:val="0"/>
      <w:marBottom w:val="0"/>
      <w:divBdr>
        <w:top w:val="none" w:sz="0" w:space="0" w:color="auto"/>
        <w:left w:val="none" w:sz="0" w:space="0" w:color="auto"/>
        <w:bottom w:val="none" w:sz="0" w:space="0" w:color="auto"/>
        <w:right w:val="none" w:sz="0" w:space="0" w:color="auto"/>
      </w:divBdr>
      <w:divsChild>
        <w:div w:id="697195592">
          <w:marLeft w:val="0"/>
          <w:marRight w:val="0"/>
          <w:marTop w:val="0"/>
          <w:marBottom w:val="0"/>
          <w:divBdr>
            <w:top w:val="none" w:sz="0" w:space="0" w:color="auto"/>
            <w:left w:val="none" w:sz="0" w:space="0" w:color="auto"/>
            <w:bottom w:val="none" w:sz="0" w:space="0" w:color="auto"/>
            <w:right w:val="none" w:sz="0" w:space="0" w:color="auto"/>
          </w:divBdr>
          <w:divsChild>
            <w:div w:id="181482810">
              <w:marLeft w:val="0"/>
              <w:marRight w:val="0"/>
              <w:marTop w:val="0"/>
              <w:marBottom w:val="0"/>
              <w:divBdr>
                <w:top w:val="none" w:sz="0" w:space="0" w:color="auto"/>
                <w:left w:val="none" w:sz="0" w:space="0" w:color="auto"/>
                <w:bottom w:val="none" w:sz="0" w:space="0" w:color="auto"/>
                <w:right w:val="none" w:sz="0" w:space="0" w:color="auto"/>
              </w:divBdr>
            </w:div>
            <w:div w:id="255556459">
              <w:marLeft w:val="0"/>
              <w:marRight w:val="0"/>
              <w:marTop w:val="0"/>
              <w:marBottom w:val="0"/>
              <w:divBdr>
                <w:top w:val="none" w:sz="0" w:space="0" w:color="auto"/>
                <w:left w:val="none" w:sz="0" w:space="0" w:color="auto"/>
                <w:bottom w:val="none" w:sz="0" w:space="0" w:color="auto"/>
                <w:right w:val="none" w:sz="0" w:space="0" w:color="auto"/>
              </w:divBdr>
            </w:div>
            <w:div w:id="15285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09521">
      <w:bodyDiv w:val="1"/>
      <w:marLeft w:val="0"/>
      <w:marRight w:val="0"/>
      <w:marTop w:val="0"/>
      <w:marBottom w:val="0"/>
      <w:divBdr>
        <w:top w:val="none" w:sz="0" w:space="0" w:color="auto"/>
        <w:left w:val="none" w:sz="0" w:space="0" w:color="auto"/>
        <w:bottom w:val="none" w:sz="0" w:space="0" w:color="auto"/>
        <w:right w:val="none" w:sz="0" w:space="0" w:color="auto"/>
      </w:divBdr>
    </w:div>
    <w:div w:id="1789277695">
      <w:bodyDiv w:val="1"/>
      <w:marLeft w:val="0"/>
      <w:marRight w:val="0"/>
      <w:marTop w:val="0"/>
      <w:marBottom w:val="0"/>
      <w:divBdr>
        <w:top w:val="none" w:sz="0" w:space="0" w:color="auto"/>
        <w:left w:val="none" w:sz="0" w:space="0" w:color="auto"/>
        <w:bottom w:val="none" w:sz="0" w:space="0" w:color="auto"/>
        <w:right w:val="none" w:sz="0" w:space="0" w:color="auto"/>
      </w:divBdr>
    </w:div>
    <w:div w:id="1793280544">
      <w:bodyDiv w:val="1"/>
      <w:marLeft w:val="0"/>
      <w:marRight w:val="0"/>
      <w:marTop w:val="0"/>
      <w:marBottom w:val="0"/>
      <w:divBdr>
        <w:top w:val="none" w:sz="0" w:space="0" w:color="auto"/>
        <w:left w:val="none" w:sz="0" w:space="0" w:color="auto"/>
        <w:bottom w:val="none" w:sz="0" w:space="0" w:color="auto"/>
        <w:right w:val="none" w:sz="0" w:space="0" w:color="auto"/>
      </w:divBdr>
    </w:div>
    <w:div w:id="1805199149">
      <w:bodyDiv w:val="1"/>
      <w:marLeft w:val="0"/>
      <w:marRight w:val="0"/>
      <w:marTop w:val="0"/>
      <w:marBottom w:val="0"/>
      <w:divBdr>
        <w:top w:val="none" w:sz="0" w:space="0" w:color="auto"/>
        <w:left w:val="none" w:sz="0" w:space="0" w:color="auto"/>
        <w:bottom w:val="none" w:sz="0" w:space="0" w:color="auto"/>
        <w:right w:val="none" w:sz="0" w:space="0" w:color="auto"/>
      </w:divBdr>
    </w:div>
    <w:div w:id="1805997813">
      <w:bodyDiv w:val="1"/>
      <w:marLeft w:val="0"/>
      <w:marRight w:val="0"/>
      <w:marTop w:val="0"/>
      <w:marBottom w:val="0"/>
      <w:divBdr>
        <w:top w:val="none" w:sz="0" w:space="0" w:color="auto"/>
        <w:left w:val="none" w:sz="0" w:space="0" w:color="auto"/>
        <w:bottom w:val="none" w:sz="0" w:space="0" w:color="auto"/>
        <w:right w:val="none" w:sz="0" w:space="0" w:color="auto"/>
      </w:divBdr>
    </w:div>
    <w:div w:id="1808740328">
      <w:bodyDiv w:val="1"/>
      <w:marLeft w:val="0"/>
      <w:marRight w:val="0"/>
      <w:marTop w:val="0"/>
      <w:marBottom w:val="0"/>
      <w:divBdr>
        <w:top w:val="none" w:sz="0" w:space="0" w:color="auto"/>
        <w:left w:val="none" w:sz="0" w:space="0" w:color="auto"/>
        <w:bottom w:val="none" w:sz="0" w:space="0" w:color="auto"/>
        <w:right w:val="none" w:sz="0" w:space="0" w:color="auto"/>
      </w:divBdr>
    </w:div>
    <w:div w:id="1808811932">
      <w:bodyDiv w:val="1"/>
      <w:marLeft w:val="0"/>
      <w:marRight w:val="0"/>
      <w:marTop w:val="0"/>
      <w:marBottom w:val="0"/>
      <w:divBdr>
        <w:top w:val="none" w:sz="0" w:space="0" w:color="auto"/>
        <w:left w:val="none" w:sz="0" w:space="0" w:color="auto"/>
        <w:bottom w:val="none" w:sz="0" w:space="0" w:color="auto"/>
        <w:right w:val="none" w:sz="0" w:space="0" w:color="auto"/>
      </w:divBdr>
      <w:divsChild>
        <w:div w:id="1728915168">
          <w:marLeft w:val="0"/>
          <w:marRight w:val="0"/>
          <w:marTop w:val="0"/>
          <w:marBottom w:val="0"/>
          <w:divBdr>
            <w:top w:val="none" w:sz="0" w:space="0" w:color="auto"/>
            <w:left w:val="none" w:sz="0" w:space="0" w:color="auto"/>
            <w:bottom w:val="none" w:sz="0" w:space="0" w:color="auto"/>
            <w:right w:val="none" w:sz="0" w:space="0" w:color="auto"/>
          </w:divBdr>
          <w:divsChild>
            <w:div w:id="602037748">
              <w:marLeft w:val="0"/>
              <w:marRight w:val="0"/>
              <w:marTop w:val="0"/>
              <w:marBottom w:val="0"/>
              <w:divBdr>
                <w:top w:val="none" w:sz="0" w:space="0" w:color="auto"/>
                <w:left w:val="none" w:sz="0" w:space="0" w:color="auto"/>
                <w:bottom w:val="none" w:sz="0" w:space="0" w:color="auto"/>
                <w:right w:val="none" w:sz="0" w:space="0" w:color="auto"/>
              </w:divBdr>
            </w:div>
            <w:div w:id="1796173385">
              <w:marLeft w:val="0"/>
              <w:marRight w:val="0"/>
              <w:marTop w:val="0"/>
              <w:marBottom w:val="0"/>
              <w:divBdr>
                <w:top w:val="none" w:sz="0" w:space="0" w:color="auto"/>
                <w:left w:val="none" w:sz="0" w:space="0" w:color="auto"/>
                <w:bottom w:val="none" w:sz="0" w:space="0" w:color="auto"/>
                <w:right w:val="none" w:sz="0" w:space="0" w:color="auto"/>
              </w:divBdr>
            </w:div>
            <w:div w:id="214581400">
              <w:marLeft w:val="0"/>
              <w:marRight w:val="0"/>
              <w:marTop w:val="0"/>
              <w:marBottom w:val="0"/>
              <w:divBdr>
                <w:top w:val="none" w:sz="0" w:space="0" w:color="auto"/>
                <w:left w:val="none" w:sz="0" w:space="0" w:color="auto"/>
                <w:bottom w:val="none" w:sz="0" w:space="0" w:color="auto"/>
                <w:right w:val="none" w:sz="0" w:space="0" w:color="auto"/>
              </w:divBdr>
            </w:div>
            <w:div w:id="489637968">
              <w:marLeft w:val="0"/>
              <w:marRight w:val="0"/>
              <w:marTop w:val="0"/>
              <w:marBottom w:val="0"/>
              <w:divBdr>
                <w:top w:val="none" w:sz="0" w:space="0" w:color="auto"/>
                <w:left w:val="none" w:sz="0" w:space="0" w:color="auto"/>
                <w:bottom w:val="none" w:sz="0" w:space="0" w:color="auto"/>
                <w:right w:val="none" w:sz="0" w:space="0" w:color="auto"/>
              </w:divBdr>
            </w:div>
            <w:div w:id="1301157561">
              <w:marLeft w:val="0"/>
              <w:marRight w:val="0"/>
              <w:marTop w:val="0"/>
              <w:marBottom w:val="0"/>
              <w:divBdr>
                <w:top w:val="none" w:sz="0" w:space="0" w:color="auto"/>
                <w:left w:val="none" w:sz="0" w:space="0" w:color="auto"/>
                <w:bottom w:val="none" w:sz="0" w:space="0" w:color="auto"/>
                <w:right w:val="none" w:sz="0" w:space="0" w:color="auto"/>
              </w:divBdr>
            </w:div>
            <w:div w:id="852112775">
              <w:marLeft w:val="0"/>
              <w:marRight w:val="0"/>
              <w:marTop w:val="0"/>
              <w:marBottom w:val="0"/>
              <w:divBdr>
                <w:top w:val="none" w:sz="0" w:space="0" w:color="auto"/>
                <w:left w:val="none" w:sz="0" w:space="0" w:color="auto"/>
                <w:bottom w:val="none" w:sz="0" w:space="0" w:color="auto"/>
                <w:right w:val="none" w:sz="0" w:space="0" w:color="auto"/>
              </w:divBdr>
            </w:div>
            <w:div w:id="655960590">
              <w:marLeft w:val="0"/>
              <w:marRight w:val="0"/>
              <w:marTop w:val="0"/>
              <w:marBottom w:val="0"/>
              <w:divBdr>
                <w:top w:val="none" w:sz="0" w:space="0" w:color="auto"/>
                <w:left w:val="none" w:sz="0" w:space="0" w:color="auto"/>
                <w:bottom w:val="none" w:sz="0" w:space="0" w:color="auto"/>
                <w:right w:val="none" w:sz="0" w:space="0" w:color="auto"/>
              </w:divBdr>
            </w:div>
            <w:div w:id="1611206103">
              <w:marLeft w:val="0"/>
              <w:marRight w:val="0"/>
              <w:marTop w:val="0"/>
              <w:marBottom w:val="0"/>
              <w:divBdr>
                <w:top w:val="none" w:sz="0" w:space="0" w:color="auto"/>
                <w:left w:val="none" w:sz="0" w:space="0" w:color="auto"/>
                <w:bottom w:val="none" w:sz="0" w:space="0" w:color="auto"/>
                <w:right w:val="none" w:sz="0" w:space="0" w:color="auto"/>
              </w:divBdr>
            </w:div>
            <w:div w:id="1921209865">
              <w:marLeft w:val="0"/>
              <w:marRight w:val="0"/>
              <w:marTop w:val="0"/>
              <w:marBottom w:val="0"/>
              <w:divBdr>
                <w:top w:val="none" w:sz="0" w:space="0" w:color="auto"/>
                <w:left w:val="none" w:sz="0" w:space="0" w:color="auto"/>
                <w:bottom w:val="none" w:sz="0" w:space="0" w:color="auto"/>
                <w:right w:val="none" w:sz="0" w:space="0" w:color="auto"/>
              </w:divBdr>
            </w:div>
            <w:div w:id="853762051">
              <w:marLeft w:val="0"/>
              <w:marRight w:val="0"/>
              <w:marTop w:val="0"/>
              <w:marBottom w:val="0"/>
              <w:divBdr>
                <w:top w:val="none" w:sz="0" w:space="0" w:color="auto"/>
                <w:left w:val="none" w:sz="0" w:space="0" w:color="auto"/>
                <w:bottom w:val="none" w:sz="0" w:space="0" w:color="auto"/>
                <w:right w:val="none" w:sz="0" w:space="0" w:color="auto"/>
              </w:divBdr>
            </w:div>
            <w:div w:id="2061054342">
              <w:marLeft w:val="0"/>
              <w:marRight w:val="0"/>
              <w:marTop w:val="0"/>
              <w:marBottom w:val="0"/>
              <w:divBdr>
                <w:top w:val="none" w:sz="0" w:space="0" w:color="auto"/>
                <w:left w:val="none" w:sz="0" w:space="0" w:color="auto"/>
                <w:bottom w:val="none" w:sz="0" w:space="0" w:color="auto"/>
                <w:right w:val="none" w:sz="0" w:space="0" w:color="auto"/>
              </w:divBdr>
            </w:div>
            <w:div w:id="1987586196">
              <w:marLeft w:val="0"/>
              <w:marRight w:val="0"/>
              <w:marTop w:val="0"/>
              <w:marBottom w:val="0"/>
              <w:divBdr>
                <w:top w:val="none" w:sz="0" w:space="0" w:color="auto"/>
                <w:left w:val="none" w:sz="0" w:space="0" w:color="auto"/>
                <w:bottom w:val="none" w:sz="0" w:space="0" w:color="auto"/>
                <w:right w:val="none" w:sz="0" w:space="0" w:color="auto"/>
              </w:divBdr>
            </w:div>
            <w:div w:id="1064185910">
              <w:marLeft w:val="0"/>
              <w:marRight w:val="0"/>
              <w:marTop w:val="0"/>
              <w:marBottom w:val="0"/>
              <w:divBdr>
                <w:top w:val="none" w:sz="0" w:space="0" w:color="auto"/>
                <w:left w:val="none" w:sz="0" w:space="0" w:color="auto"/>
                <w:bottom w:val="none" w:sz="0" w:space="0" w:color="auto"/>
                <w:right w:val="none" w:sz="0" w:space="0" w:color="auto"/>
              </w:divBdr>
            </w:div>
            <w:div w:id="311062795">
              <w:marLeft w:val="0"/>
              <w:marRight w:val="0"/>
              <w:marTop w:val="0"/>
              <w:marBottom w:val="0"/>
              <w:divBdr>
                <w:top w:val="none" w:sz="0" w:space="0" w:color="auto"/>
                <w:left w:val="none" w:sz="0" w:space="0" w:color="auto"/>
                <w:bottom w:val="none" w:sz="0" w:space="0" w:color="auto"/>
                <w:right w:val="none" w:sz="0" w:space="0" w:color="auto"/>
              </w:divBdr>
            </w:div>
            <w:div w:id="1730302521">
              <w:marLeft w:val="0"/>
              <w:marRight w:val="0"/>
              <w:marTop w:val="0"/>
              <w:marBottom w:val="0"/>
              <w:divBdr>
                <w:top w:val="none" w:sz="0" w:space="0" w:color="auto"/>
                <w:left w:val="none" w:sz="0" w:space="0" w:color="auto"/>
                <w:bottom w:val="none" w:sz="0" w:space="0" w:color="auto"/>
                <w:right w:val="none" w:sz="0" w:space="0" w:color="auto"/>
              </w:divBdr>
            </w:div>
            <w:div w:id="104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3161">
      <w:bodyDiv w:val="1"/>
      <w:marLeft w:val="0"/>
      <w:marRight w:val="0"/>
      <w:marTop w:val="0"/>
      <w:marBottom w:val="0"/>
      <w:divBdr>
        <w:top w:val="none" w:sz="0" w:space="0" w:color="auto"/>
        <w:left w:val="none" w:sz="0" w:space="0" w:color="auto"/>
        <w:bottom w:val="none" w:sz="0" w:space="0" w:color="auto"/>
        <w:right w:val="none" w:sz="0" w:space="0" w:color="auto"/>
      </w:divBdr>
    </w:div>
    <w:div w:id="1833448925">
      <w:bodyDiv w:val="1"/>
      <w:marLeft w:val="0"/>
      <w:marRight w:val="0"/>
      <w:marTop w:val="0"/>
      <w:marBottom w:val="0"/>
      <w:divBdr>
        <w:top w:val="none" w:sz="0" w:space="0" w:color="auto"/>
        <w:left w:val="none" w:sz="0" w:space="0" w:color="auto"/>
        <w:bottom w:val="none" w:sz="0" w:space="0" w:color="auto"/>
        <w:right w:val="none" w:sz="0" w:space="0" w:color="auto"/>
      </w:divBdr>
      <w:divsChild>
        <w:div w:id="750350737">
          <w:marLeft w:val="0"/>
          <w:marRight w:val="0"/>
          <w:marTop w:val="0"/>
          <w:marBottom w:val="0"/>
          <w:divBdr>
            <w:top w:val="none" w:sz="0" w:space="0" w:color="auto"/>
            <w:left w:val="none" w:sz="0" w:space="0" w:color="auto"/>
            <w:bottom w:val="none" w:sz="0" w:space="0" w:color="auto"/>
            <w:right w:val="none" w:sz="0" w:space="0" w:color="auto"/>
          </w:divBdr>
          <w:divsChild>
            <w:div w:id="899709769">
              <w:marLeft w:val="0"/>
              <w:marRight w:val="0"/>
              <w:marTop w:val="0"/>
              <w:marBottom w:val="0"/>
              <w:divBdr>
                <w:top w:val="none" w:sz="0" w:space="0" w:color="auto"/>
                <w:left w:val="none" w:sz="0" w:space="0" w:color="auto"/>
                <w:bottom w:val="none" w:sz="0" w:space="0" w:color="auto"/>
                <w:right w:val="none" w:sz="0" w:space="0" w:color="auto"/>
              </w:divBdr>
            </w:div>
            <w:div w:id="1333222288">
              <w:marLeft w:val="0"/>
              <w:marRight w:val="0"/>
              <w:marTop w:val="0"/>
              <w:marBottom w:val="0"/>
              <w:divBdr>
                <w:top w:val="none" w:sz="0" w:space="0" w:color="auto"/>
                <w:left w:val="none" w:sz="0" w:space="0" w:color="auto"/>
                <w:bottom w:val="none" w:sz="0" w:space="0" w:color="auto"/>
                <w:right w:val="none" w:sz="0" w:space="0" w:color="auto"/>
              </w:divBdr>
            </w:div>
            <w:div w:id="1114979274">
              <w:marLeft w:val="0"/>
              <w:marRight w:val="0"/>
              <w:marTop w:val="0"/>
              <w:marBottom w:val="0"/>
              <w:divBdr>
                <w:top w:val="none" w:sz="0" w:space="0" w:color="auto"/>
                <w:left w:val="none" w:sz="0" w:space="0" w:color="auto"/>
                <w:bottom w:val="none" w:sz="0" w:space="0" w:color="auto"/>
                <w:right w:val="none" w:sz="0" w:space="0" w:color="auto"/>
              </w:divBdr>
            </w:div>
            <w:div w:id="1033044879">
              <w:marLeft w:val="0"/>
              <w:marRight w:val="0"/>
              <w:marTop w:val="0"/>
              <w:marBottom w:val="0"/>
              <w:divBdr>
                <w:top w:val="none" w:sz="0" w:space="0" w:color="auto"/>
                <w:left w:val="none" w:sz="0" w:space="0" w:color="auto"/>
                <w:bottom w:val="none" w:sz="0" w:space="0" w:color="auto"/>
                <w:right w:val="none" w:sz="0" w:space="0" w:color="auto"/>
              </w:divBdr>
            </w:div>
            <w:div w:id="31195926">
              <w:marLeft w:val="0"/>
              <w:marRight w:val="0"/>
              <w:marTop w:val="0"/>
              <w:marBottom w:val="0"/>
              <w:divBdr>
                <w:top w:val="none" w:sz="0" w:space="0" w:color="auto"/>
                <w:left w:val="none" w:sz="0" w:space="0" w:color="auto"/>
                <w:bottom w:val="none" w:sz="0" w:space="0" w:color="auto"/>
                <w:right w:val="none" w:sz="0" w:space="0" w:color="auto"/>
              </w:divBdr>
            </w:div>
            <w:div w:id="1572620980">
              <w:marLeft w:val="0"/>
              <w:marRight w:val="0"/>
              <w:marTop w:val="0"/>
              <w:marBottom w:val="0"/>
              <w:divBdr>
                <w:top w:val="none" w:sz="0" w:space="0" w:color="auto"/>
                <w:left w:val="none" w:sz="0" w:space="0" w:color="auto"/>
                <w:bottom w:val="none" w:sz="0" w:space="0" w:color="auto"/>
                <w:right w:val="none" w:sz="0" w:space="0" w:color="auto"/>
              </w:divBdr>
            </w:div>
            <w:div w:id="2089692546">
              <w:marLeft w:val="0"/>
              <w:marRight w:val="0"/>
              <w:marTop w:val="0"/>
              <w:marBottom w:val="0"/>
              <w:divBdr>
                <w:top w:val="none" w:sz="0" w:space="0" w:color="auto"/>
                <w:left w:val="none" w:sz="0" w:space="0" w:color="auto"/>
                <w:bottom w:val="none" w:sz="0" w:space="0" w:color="auto"/>
                <w:right w:val="none" w:sz="0" w:space="0" w:color="auto"/>
              </w:divBdr>
            </w:div>
            <w:div w:id="16105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478">
      <w:bodyDiv w:val="1"/>
      <w:marLeft w:val="0"/>
      <w:marRight w:val="0"/>
      <w:marTop w:val="0"/>
      <w:marBottom w:val="0"/>
      <w:divBdr>
        <w:top w:val="none" w:sz="0" w:space="0" w:color="auto"/>
        <w:left w:val="none" w:sz="0" w:space="0" w:color="auto"/>
        <w:bottom w:val="none" w:sz="0" w:space="0" w:color="auto"/>
        <w:right w:val="none" w:sz="0" w:space="0" w:color="auto"/>
      </w:divBdr>
      <w:divsChild>
        <w:div w:id="1618442448">
          <w:marLeft w:val="0"/>
          <w:marRight w:val="0"/>
          <w:marTop w:val="0"/>
          <w:marBottom w:val="0"/>
          <w:divBdr>
            <w:top w:val="none" w:sz="0" w:space="0" w:color="auto"/>
            <w:left w:val="none" w:sz="0" w:space="0" w:color="auto"/>
            <w:bottom w:val="none" w:sz="0" w:space="0" w:color="auto"/>
            <w:right w:val="none" w:sz="0" w:space="0" w:color="auto"/>
          </w:divBdr>
          <w:divsChild>
            <w:div w:id="632977299">
              <w:marLeft w:val="0"/>
              <w:marRight w:val="0"/>
              <w:marTop w:val="0"/>
              <w:marBottom w:val="0"/>
              <w:divBdr>
                <w:top w:val="none" w:sz="0" w:space="0" w:color="auto"/>
                <w:left w:val="none" w:sz="0" w:space="0" w:color="auto"/>
                <w:bottom w:val="none" w:sz="0" w:space="0" w:color="auto"/>
                <w:right w:val="none" w:sz="0" w:space="0" w:color="auto"/>
              </w:divBdr>
            </w:div>
          </w:divsChild>
        </w:div>
        <w:div w:id="20209066">
          <w:marLeft w:val="0"/>
          <w:marRight w:val="0"/>
          <w:marTop w:val="0"/>
          <w:marBottom w:val="0"/>
          <w:divBdr>
            <w:top w:val="none" w:sz="0" w:space="0" w:color="auto"/>
            <w:left w:val="none" w:sz="0" w:space="0" w:color="auto"/>
            <w:bottom w:val="none" w:sz="0" w:space="0" w:color="auto"/>
            <w:right w:val="none" w:sz="0" w:space="0" w:color="auto"/>
          </w:divBdr>
          <w:divsChild>
            <w:div w:id="17785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2468">
      <w:bodyDiv w:val="1"/>
      <w:marLeft w:val="0"/>
      <w:marRight w:val="0"/>
      <w:marTop w:val="0"/>
      <w:marBottom w:val="0"/>
      <w:divBdr>
        <w:top w:val="none" w:sz="0" w:space="0" w:color="auto"/>
        <w:left w:val="none" w:sz="0" w:space="0" w:color="auto"/>
        <w:bottom w:val="none" w:sz="0" w:space="0" w:color="auto"/>
        <w:right w:val="none" w:sz="0" w:space="0" w:color="auto"/>
      </w:divBdr>
    </w:div>
    <w:div w:id="1869219327">
      <w:bodyDiv w:val="1"/>
      <w:marLeft w:val="0"/>
      <w:marRight w:val="0"/>
      <w:marTop w:val="0"/>
      <w:marBottom w:val="0"/>
      <w:divBdr>
        <w:top w:val="none" w:sz="0" w:space="0" w:color="auto"/>
        <w:left w:val="none" w:sz="0" w:space="0" w:color="auto"/>
        <w:bottom w:val="none" w:sz="0" w:space="0" w:color="auto"/>
        <w:right w:val="none" w:sz="0" w:space="0" w:color="auto"/>
      </w:divBdr>
    </w:div>
    <w:div w:id="1871187497">
      <w:bodyDiv w:val="1"/>
      <w:marLeft w:val="0"/>
      <w:marRight w:val="0"/>
      <w:marTop w:val="0"/>
      <w:marBottom w:val="0"/>
      <w:divBdr>
        <w:top w:val="none" w:sz="0" w:space="0" w:color="auto"/>
        <w:left w:val="none" w:sz="0" w:space="0" w:color="auto"/>
        <w:bottom w:val="none" w:sz="0" w:space="0" w:color="auto"/>
        <w:right w:val="none" w:sz="0" w:space="0" w:color="auto"/>
      </w:divBdr>
      <w:divsChild>
        <w:div w:id="533419741">
          <w:marLeft w:val="0"/>
          <w:marRight w:val="0"/>
          <w:marTop w:val="0"/>
          <w:marBottom w:val="0"/>
          <w:divBdr>
            <w:top w:val="none" w:sz="0" w:space="0" w:color="auto"/>
            <w:left w:val="none" w:sz="0" w:space="0" w:color="auto"/>
            <w:bottom w:val="none" w:sz="0" w:space="0" w:color="auto"/>
            <w:right w:val="none" w:sz="0" w:space="0" w:color="auto"/>
          </w:divBdr>
          <w:divsChild>
            <w:div w:id="403531174">
              <w:marLeft w:val="0"/>
              <w:marRight w:val="0"/>
              <w:marTop w:val="0"/>
              <w:marBottom w:val="0"/>
              <w:divBdr>
                <w:top w:val="none" w:sz="0" w:space="0" w:color="auto"/>
                <w:left w:val="none" w:sz="0" w:space="0" w:color="auto"/>
                <w:bottom w:val="none" w:sz="0" w:space="0" w:color="auto"/>
                <w:right w:val="none" w:sz="0" w:space="0" w:color="auto"/>
              </w:divBdr>
            </w:div>
            <w:div w:id="1252860803">
              <w:marLeft w:val="0"/>
              <w:marRight w:val="0"/>
              <w:marTop w:val="0"/>
              <w:marBottom w:val="0"/>
              <w:divBdr>
                <w:top w:val="none" w:sz="0" w:space="0" w:color="auto"/>
                <w:left w:val="none" w:sz="0" w:space="0" w:color="auto"/>
                <w:bottom w:val="none" w:sz="0" w:space="0" w:color="auto"/>
                <w:right w:val="none" w:sz="0" w:space="0" w:color="auto"/>
              </w:divBdr>
            </w:div>
            <w:div w:id="1518692347">
              <w:marLeft w:val="0"/>
              <w:marRight w:val="0"/>
              <w:marTop w:val="0"/>
              <w:marBottom w:val="0"/>
              <w:divBdr>
                <w:top w:val="none" w:sz="0" w:space="0" w:color="auto"/>
                <w:left w:val="none" w:sz="0" w:space="0" w:color="auto"/>
                <w:bottom w:val="none" w:sz="0" w:space="0" w:color="auto"/>
                <w:right w:val="none" w:sz="0" w:space="0" w:color="auto"/>
              </w:divBdr>
            </w:div>
            <w:div w:id="1061901204">
              <w:marLeft w:val="0"/>
              <w:marRight w:val="0"/>
              <w:marTop w:val="0"/>
              <w:marBottom w:val="0"/>
              <w:divBdr>
                <w:top w:val="none" w:sz="0" w:space="0" w:color="auto"/>
                <w:left w:val="none" w:sz="0" w:space="0" w:color="auto"/>
                <w:bottom w:val="none" w:sz="0" w:space="0" w:color="auto"/>
                <w:right w:val="none" w:sz="0" w:space="0" w:color="auto"/>
              </w:divBdr>
            </w:div>
            <w:div w:id="16803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708">
      <w:bodyDiv w:val="1"/>
      <w:marLeft w:val="0"/>
      <w:marRight w:val="0"/>
      <w:marTop w:val="0"/>
      <w:marBottom w:val="0"/>
      <w:divBdr>
        <w:top w:val="none" w:sz="0" w:space="0" w:color="auto"/>
        <w:left w:val="none" w:sz="0" w:space="0" w:color="auto"/>
        <w:bottom w:val="none" w:sz="0" w:space="0" w:color="auto"/>
        <w:right w:val="none" w:sz="0" w:space="0" w:color="auto"/>
      </w:divBdr>
      <w:divsChild>
        <w:div w:id="1438717589">
          <w:marLeft w:val="0"/>
          <w:marRight w:val="0"/>
          <w:marTop w:val="0"/>
          <w:marBottom w:val="0"/>
          <w:divBdr>
            <w:top w:val="none" w:sz="0" w:space="0" w:color="auto"/>
            <w:left w:val="none" w:sz="0" w:space="0" w:color="auto"/>
            <w:bottom w:val="none" w:sz="0" w:space="0" w:color="auto"/>
            <w:right w:val="none" w:sz="0" w:space="0" w:color="auto"/>
          </w:divBdr>
          <w:divsChild>
            <w:div w:id="7293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553">
      <w:bodyDiv w:val="1"/>
      <w:marLeft w:val="0"/>
      <w:marRight w:val="0"/>
      <w:marTop w:val="0"/>
      <w:marBottom w:val="0"/>
      <w:divBdr>
        <w:top w:val="none" w:sz="0" w:space="0" w:color="auto"/>
        <w:left w:val="none" w:sz="0" w:space="0" w:color="auto"/>
        <w:bottom w:val="none" w:sz="0" w:space="0" w:color="auto"/>
        <w:right w:val="none" w:sz="0" w:space="0" w:color="auto"/>
      </w:divBdr>
      <w:divsChild>
        <w:div w:id="1928147214">
          <w:marLeft w:val="0"/>
          <w:marRight w:val="0"/>
          <w:marTop w:val="0"/>
          <w:marBottom w:val="0"/>
          <w:divBdr>
            <w:top w:val="none" w:sz="0" w:space="0" w:color="auto"/>
            <w:left w:val="none" w:sz="0" w:space="0" w:color="auto"/>
            <w:bottom w:val="none" w:sz="0" w:space="0" w:color="auto"/>
            <w:right w:val="none" w:sz="0" w:space="0" w:color="auto"/>
          </w:divBdr>
          <w:divsChild>
            <w:div w:id="582447235">
              <w:marLeft w:val="0"/>
              <w:marRight w:val="0"/>
              <w:marTop w:val="0"/>
              <w:marBottom w:val="0"/>
              <w:divBdr>
                <w:top w:val="none" w:sz="0" w:space="0" w:color="auto"/>
                <w:left w:val="none" w:sz="0" w:space="0" w:color="auto"/>
                <w:bottom w:val="none" w:sz="0" w:space="0" w:color="auto"/>
                <w:right w:val="none" w:sz="0" w:space="0" w:color="auto"/>
              </w:divBdr>
            </w:div>
            <w:div w:id="83653188">
              <w:marLeft w:val="0"/>
              <w:marRight w:val="0"/>
              <w:marTop w:val="0"/>
              <w:marBottom w:val="0"/>
              <w:divBdr>
                <w:top w:val="none" w:sz="0" w:space="0" w:color="auto"/>
                <w:left w:val="none" w:sz="0" w:space="0" w:color="auto"/>
                <w:bottom w:val="none" w:sz="0" w:space="0" w:color="auto"/>
                <w:right w:val="none" w:sz="0" w:space="0" w:color="auto"/>
              </w:divBdr>
            </w:div>
            <w:div w:id="844442879">
              <w:marLeft w:val="0"/>
              <w:marRight w:val="0"/>
              <w:marTop w:val="0"/>
              <w:marBottom w:val="0"/>
              <w:divBdr>
                <w:top w:val="none" w:sz="0" w:space="0" w:color="auto"/>
                <w:left w:val="none" w:sz="0" w:space="0" w:color="auto"/>
                <w:bottom w:val="none" w:sz="0" w:space="0" w:color="auto"/>
                <w:right w:val="none" w:sz="0" w:space="0" w:color="auto"/>
              </w:divBdr>
            </w:div>
            <w:div w:id="14788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6643">
      <w:bodyDiv w:val="1"/>
      <w:marLeft w:val="0"/>
      <w:marRight w:val="0"/>
      <w:marTop w:val="0"/>
      <w:marBottom w:val="0"/>
      <w:divBdr>
        <w:top w:val="none" w:sz="0" w:space="0" w:color="auto"/>
        <w:left w:val="none" w:sz="0" w:space="0" w:color="auto"/>
        <w:bottom w:val="none" w:sz="0" w:space="0" w:color="auto"/>
        <w:right w:val="none" w:sz="0" w:space="0" w:color="auto"/>
      </w:divBdr>
      <w:divsChild>
        <w:div w:id="339087120">
          <w:marLeft w:val="0"/>
          <w:marRight w:val="0"/>
          <w:marTop w:val="0"/>
          <w:marBottom w:val="0"/>
          <w:divBdr>
            <w:top w:val="none" w:sz="0" w:space="0" w:color="auto"/>
            <w:left w:val="none" w:sz="0" w:space="0" w:color="auto"/>
            <w:bottom w:val="none" w:sz="0" w:space="0" w:color="auto"/>
            <w:right w:val="none" w:sz="0" w:space="0" w:color="auto"/>
          </w:divBdr>
          <w:divsChild>
            <w:div w:id="1516384300">
              <w:marLeft w:val="0"/>
              <w:marRight w:val="0"/>
              <w:marTop w:val="0"/>
              <w:marBottom w:val="0"/>
              <w:divBdr>
                <w:top w:val="none" w:sz="0" w:space="0" w:color="auto"/>
                <w:left w:val="none" w:sz="0" w:space="0" w:color="auto"/>
                <w:bottom w:val="none" w:sz="0" w:space="0" w:color="auto"/>
                <w:right w:val="none" w:sz="0" w:space="0" w:color="auto"/>
              </w:divBdr>
            </w:div>
            <w:div w:id="456603856">
              <w:marLeft w:val="0"/>
              <w:marRight w:val="0"/>
              <w:marTop w:val="0"/>
              <w:marBottom w:val="0"/>
              <w:divBdr>
                <w:top w:val="none" w:sz="0" w:space="0" w:color="auto"/>
                <w:left w:val="none" w:sz="0" w:space="0" w:color="auto"/>
                <w:bottom w:val="none" w:sz="0" w:space="0" w:color="auto"/>
                <w:right w:val="none" w:sz="0" w:space="0" w:color="auto"/>
              </w:divBdr>
            </w:div>
            <w:div w:id="5460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8205">
      <w:bodyDiv w:val="1"/>
      <w:marLeft w:val="0"/>
      <w:marRight w:val="0"/>
      <w:marTop w:val="0"/>
      <w:marBottom w:val="0"/>
      <w:divBdr>
        <w:top w:val="none" w:sz="0" w:space="0" w:color="auto"/>
        <w:left w:val="none" w:sz="0" w:space="0" w:color="auto"/>
        <w:bottom w:val="none" w:sz="0" w:space="0" w:color="auto"/>
        <w:right w:val="none" w:sz="0" w:space="0" w:color="auto"/>
      </w:divBdr>
    </w:div>
    <w:div w:id="1906993509">
      <w:bodyDiv w:val="1"/>
      <w:marLeft w:val="0"/>
      <w:marRight w:val="0"/>
      <w:marTop w:val="0"/>
      <w:marBottom w:val="0"/>
      <w:divBdr>
        <w:top w:val="none" w:sz="0" w:space="0" w:color="auto"/>
        <w:left w:val="none" w:sz="0" w:space="0" w:color="auto"/>
        <w:bottom w:val="none" w:sz="0" w:space="0" w:color="auto"/>
        <w:right w:val="none" w:sz="0" w:space="0" w:color="auto"/>
      </w:divBdr>
      <w:divsChild>
        <w:div w:id="1805737330">
          <w:marLeft w:val="0"/>
          <w:marRight w:val="0"/>
          <w:marTop w:val="0"/>
          <w:marBottom w:val="0"/>
          <w:divBdr>
            <w:top w:val="none" w:sz="0" w:space="0" w:color="auto"/>
            <w:left w:val="none" w:sz="0" w:space="0" w:color="auto"/>
            <w:bottom w:val="none" w:sz="0" w:space="0" w:color="auto"/>
            <w:right w:val="none" w:sz="0" w:space="0" w:color="auto"/>
          </w:divBdr>
          <w:divsChild>
            <w:div w:id="827478752">
              <w:marLeft w:val="0"/>
              <w:marRight w:val="0"/>
              <w:marTop w:val="0"/>
              <w:marBottom w:val="0"/>
              <w:divBdr>
                <w:top w:val="none" w:sz="0" w:space="0" w:color="auto"/>
                <w:left w:val="none" w:sz="0" w:space="0" w:color="auto"/>
                <w:bottom w:val="none" w:sz="0" w:space="0" w:color="auto"/>
                <w:right w:val="none" w:sz="0" w:space="0" w:color="auto"/>
              </w:divBdr>
            </w:div>
            <w:div w:id="98648700">
              <w:marLeft w:val="0"/>
              <w:marRight w:val="0"/>
              <w:marTop w:val="0"/>
              <w:marBottom w:val="0"/>
              <w:divBdr>
                <w:top w:val="none" w:sz="0" w:space="0" w:color="auto"/>
                <w:left w:val="none" w:sz="0" w:space="0" w:color="auto"/>
                <w:bottom w:val="none" w:sz="0" w:space="0" w:color="auto"/>
                <w:right w:val="none" w:sz="0" w:space="0" w:color="auto"/>
              </w:divBdr>
            </w:div>
            <w:div w:id="670454256">
              <w:marLeft w:val="0"/>
              <w:marRight w:val="0"/>
              <w:marTop w:val="0"/>
              <w:marBottom w:val="0"/>
              <w:divBdr>
                <w:top w:val="none" w:sz="0" w:space="0" w:color="auto"/>
                <w:left w:val="none" w:sz="0" w:space="0" w:color="auto"/>
                <w:bottom w:val="none" w:sz="0" w:space="0" w:color="auto"/>
                <w:right w:val="none" w:sz="0" w:space="0" w:color="auto"/>
              </w:divBdr>
            </w:div>
            <w:div w:id="76905198">
              <w:marLeft w:val="0"/>
              <w:marRight w:val="0"/>
              <w:marTop w:val="0"/>
              <w:marBottom w:val="0"/>
              <w:divBdr>
                <w:top w:val="none" w:sz="0" w:space="0" w:color="auto"/>
                <w:left w:val="none" w:sz="0" w:space="0" w:color="auto"/>
                <w:bottom w:val="none" w:sz="0" w:space="0" w:color="auto"/>
                <w:right w:val="none" w:sz="0" w:space="0" w:color="auto"/>
              </w:divBdr>
            </w:div>
            <w:div w:id="801584108">
              <w:marLeft w:val="0"/>
              <w:marRight w:val="0"/>
              <w:marTop w:val="0"/>
              <w:marBottom w:val="0"/>
              <w:divBdr>
                <w:top w:val="none" w:sz="0" w:space="0" w:color="auto"/>
                <w:left w:val="none" w:sz="0" w:space="0" w:color="auto"/>
                <w:bottom w:val="none" w:sz="0" w:space="0" w:color="auto"/>
                <w:right w:val="none" w:sz="0" w:space="0" w:color="auto"/>
              </w:divBdr>
            </w:div>
            <w:div w:id="1763987179">
              <w:marLeft w:val="0"/>
              <w:marRight w:val="0"/>
              <w:marTop w:val="0"/>
              <w:marBottom w:val="0"/>
              <w:divBdr>
                <w:top w:val="none" w:sz="0" w:space="0" w:color="auto"/>
                <w:left w:val="none" w:sz="0" w:space="0" w:color="auto"/>
                <w:bottom w:val="none" w:sz="0" w:space="0" w:color="auto"/>
                <w:right w:val="none" w:sz="0" w:space="0" w:color="auto"/>
              </w:divBdr>
            </w:div>
            <w:div w:id="9693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9945">
      <w:bodyDiv w:val="1"/>
      <w:marLeft w:val="0"/>
      <w:marRight w:val="0"/>
      <w:marTop w:val="0"/>
      <w:marBottom w:val="0"/>
      <w:divBdr>
        <w:top w:val="none" w:sz="0" w:space="0" w:color="auto"/>
        <w:left w:val="none" w:sz="0" w:space="0" w:color="auto"/>
        <w:bottom w:val="none" w:sz="0" w:space="0" w:color="auto"/>
        <w:right w:val="none" w:sz="0" w:space="0" w:color="auto"/>
      </w:divBdr>
    </w:div>
    <w:div w:id="1925213533">
      <w:bodyDiv w:val="1"/>
      <w:marLeft w:val="0"/>
      <w:marRight w:val="0"/>
      <w:marTop w:val="0"/>
      <w:marBottom w:val="0"/>
      <w:divBdr>
        <w:top w:val="none" w:sz="0" w:space="0" w:color="auto"/>
        <w:left w:val="none" w:sz="0" w:space="0" w:color="auto"/>
        <w:bottom w:val="none" w:sz="0" w:space="0" w:color="auto"/>
        <w:right w:val="none" w:sz="0" w:space="0" w:color="auto"/>
      </w:divBdr>
      <w:divsChild>
        <w:div w:id="1545556317">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457526718">
              <w:marLeft w:val="0"/>
              <w:marRight w:val="0"/>
              <w:marTop w:val="0"/>
              <w:marBottom w:val="0"/>
              <w:divBdr>
                <w:top w:val="none" w:sz="0" w:space="0" w:color="auto"/>
                <w:left w:val="none" w:sz="0" w:space="0" w:color="auto"/>
                <w:bottom w:val="none" w:sz="0" w:space="0" w:color="auto"/>
                <w:right w:val="none" w:sz="0" w:space="0" w:color="auto"/>
              </w:divBdr>
            </w:div>
            <w:div w:id="824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6884">
      <w:bodyDiv w:val="1"/>
      <w:marLeft w:val="0"/>
      <w:marRight w:val="0"/>
      <w:marTop w:val="0"/>
      <w:marBottom w:val="0"/>
      <w:divBdr>
        <w:top w:val="none" w:sz="0" w:space="0" w:color="auto"/>
        <w:left w:val="none" w:sz="0" w:space="0" w:color="auto"/>
        <w:bottom w:val="none" w:sz="0" w:space="0" w:color="auto"/>
        <w:right w:val="none" w:sz="0" w:space="0" w:color="auto"/>
      </w:divBdr>
    </w:div>
    <w:div w:id="1933392568">
      <w:bodyDiv w:val="1"/>
      <w:marLeft w:val="0"/>
      <w:marRight w:val="0"/>
      <w:marTop w:val="0"/>
      <w:marBottom w:val="0"/>
      <w:divBdr>
        <w:top w:val="none" w:sz="0" w:space="0" w:color="auto"/>
        <w:left w:val="none" w:sz="0" w:space="0" w:color="auto"/>
        <w:bottom w:val="none" w:sz="0" w:space="0" w:color="auto"/>
        <w:right w:val="none" w:sz="0" w:space="0" w:color="auto"/>
      </w:divBdr>
      <w:divsChild>
        <w:div w:id="1524972805">
          <w:marLeft w:val="0"/>
          <w:marRight w:val="0"/>
          <w:marTop w:val="0"/>
          <w:marBottom w:val="0"/>
          <w:divBdr>
            <w:top w:val="none" w:sz="0" w:space="0" w:color="auto"/>
            <w:left w:val="none" w:sz="0" w:space="0" w:color="auto"/>
            <w:bottom w:val="none" w:sz="0" w:space="0" w:color="auto"/>
            <w:right w:val="none" w:sz="0" w:space="0" w:color="auto"/>
          </w:divBdr>
          <w:divsChild>
            <w:div w:id="1192645779">
              <w:marLeft w:val="0"/>
              <w:marRight w:val="0"/>
              <w:marTop w:val="0"/>
              <w:marBottom w:val="0"/>
              <w:divBdr>
                <w:top w:val="none" w:sz="0" w:space="0" w:color="auto"/>
                <w:left w:val="none" w:sz="0" w:space="0" w:color="auto"/>
                <w:bottom w:val="none" w:sz="0" w:space="0" w:color="auto"/>
                <w:right w:val="none" w:sz="0" w:space="0" w:color="auto"/>
              </w:divBdr>
            </w:div>
            <w:div w:id="437606625">
              <w:marLeft w:val="0"/>
              <w:marRight w:val="0"/>
              <w:marTop w:val="0"/>
              <w:marBottom w:val="0"/>
              <w:divBdr>
                <w:top w:val="none" w:sz="0" w:space="0" w:color="auto"/>
                <w:left w:val="none" w:sz="0" w:space="0" w:color="auto"/>
                <w:bottom w:val="none" w:sz="0" w:space="0" w:color="auto"/>
                <w:right w:val="none" w:sz="0" w:space="0" w:color="auto"/>
              </w:divBdr>
            </w:div>
            <w:div w:id="1171986566">
              <w:marLeft w:val="0"/>
              <w:marRight w:val="0"/>
              <w:marTop w:val="0"/>
              <w:marBottom w:val="0"/>
              <w:divBdr>
                <w:top w:val="none" w:sz="0" w:space="0" w:color="auto"/>
                <w:left w:val="none" w:sz="0" w:space="0" w:color="auto"/>
                <w:bottom w:val="none" w:sz="0" w:space="0" w:color="auto"/>
                <w:right w:val="none" w:sz="0" w:space="0" w:color="auto"/>
              </w:divBdr>
            </w:div>
            <w:div w:id="1633512190">
              <w:marLeft w:val="0"/>
              <w:marRight w:val="0"/>
              <w:marTop w:val="0"/>
              <w:marBottom w:val="0"/>
              <w:divBdr>
                <w:top w:val="none" w:sz="0" w:space="0" w:color="auto"/>
                <w:left w:val="none" w:sz="0" w:space="0" w:color="auto"/>
                <w:bottom w:val="none" w:sz="0" w:space="0" w:color="auto"/>
                <w:right w:val="none" w:sz="0" w:space="0" w:color="auto"/>
              </w:divBdr>
            </w:div>
            <w:div w:id="1180898512">
              <w:marLeft w:val="0"/>
              <w:marRight w:val="0"/>
              <w:marTop w:val="0"/>
              <w:marBottom w:val="0"/>
              <w:divBdr>
                <w:top w:val="none" w:sz="0" w:space="0" w:color="auto"/>
                <w:left w:val="none" w:sz="0" w:space="0" w:color="auto"/>
                <w:bottom w:val="none" w:sz="0" w:space="0" w:color="auto"/>
                <w:right w:val="none" w:sz="0" w:space="0" w:color="auto"/>
              </w:divBdr>
            </w:div>
            <w:div w:id="1815097778">
              <w:marLeft w:val="0"/>
              <w:marRight w:val="0"/>
              <w:marTop w:val="0"/>
              <w:marBottom w:val="0"/>
              <w:divBdr>
                <w:top w:val="none" w:sz="0" w:space="0" w:color="auto"/>
                <w:left w:val="none" w:sz="0" w:space="0" w:color="auto"/>
                <w:bottom w:val="none" w:sz="0" w:space="0" w:color="auto"/>
                <w:right w:val="none" w:sz="0" w:space="0" w:color="auto"/>
              </w:divBdr>
            </w:div>
            <w:div w:id="1296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62093">
      <w:bodyDiv w:val="1"/>
      <w:marLeft w:val="0"/>
      <w:marRight w:val="0"/>
      <w:marTop w:val="0"/>
      <w:marBottom w:val="0"/>
      <w:divBdr>
        <w:top w:val="none" w:sz="0" w:space="0" w:color="auto"/>
        <w:left w:val="none" w:sz="0" w:space="0" w:color="auto"/>
        <w:bottom w:val="none" w:sz="0" w:space="0" w:color="auto"/>
        <w:right w:val="none" w:sz="0" w:space="0" w:color="auto"/>
      </w:divBdr>
      <w:divsChild>
        <w:div w:id="442311135">
          <w:marLeft w:val="0"/>
          <w:marRight w:val="0"/>
          <w:marTop w:val="0"/>
          <w:marBottom w:val="0"/>
          <w:divBdr>
            <w:top w:val="none" w:sz="0" w:space="0" w:color="auto"/>
            <w:left w:val="none" w:sz="0" w:space="0" w:color="auto"/>
            <w:bottom w:val="none" w:sz="0" w:space="0" w:color="auto"/>
            <w:right w:val="none" w:sz="0" w:space="0" w:color="auto"/>
          </w:divBdr>
          <w:divsChild>
            <w:div w:id="1931306529">
              <w:marLeft w:val="0"/>
              <w:marRight w:val="0"/>
              <w:marTop w:val="0"/>
              <w:marBottom w:val="0"/>
              <w:divBdr>
                <w:top w:val="none" w:sz="0" w:space="0" w:color="auto"/>
                <w:left w:val="none" w:sz="0" w:space="0" w:color="auto"/>
                <w:bottom w:val="none" w:sz="0" w:space="0" w:color="auto"/>
                <w:right w:val="none" w:sz="0" w:space="0" w:color="auto"/>
              </w:divBdr>
            </w:div>
            <w:div w:id="677346077">
              <w:marLeft w:val="0"/>
              <w:marRight w:val="0"/>
              <w:marTop w:val="0"/>
              <w:marBottom w:val="0"/>
              <w:divBdr>
                <w:top w:val="none" w:sz="0" w:space="0" w:color="auto"/>
                <w:left w:val="none" w:sz="0" w:space="0" w:color="auto"/>
                <w:bottom w:val="none" w:sz="0" w:space="0" w:color="auto"/>
                <w:right w:val="none" w:sz="0" w:space="0" w:color="auto"/>
              </w:divBdr>
            </w:div>
            <w:div w:id="6132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3748">
      <w:bodyDiv w:val="1"/>
      <w:marLeft w:val="0"/>
      <w:marRight w:val="0"/>
      <w:marTop w:val="0"/>
      <w:marBottom w:val="0"/>
      <w:divBdr>
        <w:top w:val="none" w:sz="0" w:space="0" w:color="auto"/>
        <w:left w:val="none" w:sz="0" w:space="0" w:color="auto"/>
        <w:bottom w:val="none" w:sz="0" w:space="0" w:color="auto"/>
        <w:right w:val="none" w:sz="0" w:space="0" w:color="auto"/>
      </w:divBdr>
    </w:div>
    <w:div w:id="1951162103">
      <w:bodyDiv w:val="1"/>
      <w:marLeft w:val="0"/>
      <w:marRight w:val="0"/>
      <w:marTop w:val="0"/>
      <w:marBottom w:val="0"/>
      <w:divBdr>
        <w:top w:val="none" w:sz="0" w:space="0" w:color="auto"/>
        <w:left w:val="none" w:sz="0" w:space="0" w:color="auto"/>
        <w:bottom w:val="none" w:sz="0" w:space="0" w:color="auto"/>
        <w:right w:val="none" w:sz="0" w:space="0" w:color="auto"/>
      </w:divBdr>
    </w:div>
    <w:div w:id="1953899030">
      <w:bodyDiv w:val="1"/>
      <w:marLeft w:val="0"/>
      <w:marRight w:val="0"/>
      <w:marTop w:val="0"/>
      <w:marBottom w:val="0"/>
      <w:divBdr>
        <w:top w:val="none" w:sz="0" w:space="0" w:color="auto"/>
        <w:left w:val="none" w:sz="0" w:space="0" w:color="auto"/>
        <w:bottom w:val="none" w:sz="0" w:space="0" w:color="auto"/>
        <w:right w:val="none" w:sz="0" w:space="0" w:color="auto"/>
      </w:divBdr>
    </w:div>
    <w:div w:id="1957249525">
      <w:bodyDiv w:val="1"/>
      <w:marLeft w:val="0"/>
      <w:marRight w:val="0"/>
      <w:marTop w:val="0"/>
      <w:marBottom w:val="0"/>
      <w:divBdr>
        <w:top w:val="none" w:sz="0" w:space="0" w:color="auto"/>
        <w:left w:val="none" w:sz="0" w:space="0" w:color="auto"/>
        <w:bottom w:val="none" w:sz="0" w:space="0" w:color="auto"/>
        <w:right w:val="none" w:sz="0" w:space="0" w:color="auto"/>
      </w:divBdr>
      <w:divsChild>
        <w:div w:id="1410496924">
          <w:marLeft w:val="0"/>
          <w:marRight w:val="0"/>
          <w:marTop w:val="0"/>
          <w:marBottom w:val="0"/>
          <w:divBdr>
            <w:top w:val="none" w:sz="0" w:space="0" w:color="auto"/>
            <w:left w:val="none" w:sz="0" w:space="0" w:color="auto"/>
            <w:bottom w:val="none" w:sz="0" w:space="0" w:color="auto"/>
            <w:right w:val="none" w:sz="0" w:space="0" w:color="auto"/>
          </w:divBdr>
        </w:div>
      </w:divsChild>
    </w:div>
    <w:div w:id="1969773160">
      <w:bodyDiv w:val="1"/>
      <w:marLeft w:val="0"/>
      <w:marRight w:val="0"/>
      <w:marTop w:val="0"/>
      <w:marBottom w:val="0"/>
      <w:divBdr>
        <w:top w:val="none" w:sz="0" w:space="0" w:color="auto"/>
        <w:left w:val="none" w:sz="0" w:space="0" w:color="auto"/>
        <w:bottom w:val="none" w:sz="0" w:space="0" w:color="auto"/>
        <w:right w:val="none" w:sz="0" w:space="0" w:color="auto"/>
      </w:divBdr>
      <w:divsChild>
        <w:div w:id="752047900">
          <w:marLeft w:val="0"/>
          <w:marRight w:val="0"/>
          <w:marTop w:val="0"/>
          <w:marBottom w:val="0"/>
          <w:divBdr>
            <w:top w:val="none" w:sz="0" w:space="0" w:color="auto"/>
            <w:left w:val="none" w:sz="0" w:space="0" w:color="auto"/>
            <w:bottom w:val="none" w:sz="0" w:space="0" w:color="auto"/>
            <w:right w:val="none" w:sz="0" w:space="0" w:color="auto"/>
          </w:divBdr>
          <w:divsChild>
            <w:div w:id="106655295">
              <w:marLeft w:val="0"/>
              <w:marRight w:val="0"/>
              <w:marTop w:val="0"/>
              <w:marBottom w:val="0"/>
              <w:divBdr>
                <w:top w:val="none" w:sz="0" w:space="0" w:color="auto"/>
                <w:left w:val="none" w:sz="0" w:space="0" w:color="auto"/>
                <w:bottom w:val="none" w:sz="0" w:space="0" w:color="auto"/>
                <w:right w:val="none" w:sz="0" w:space="0" w:color="auto"/>
              </w:divBdr>
            </w:div>
            <w:div w:id="2130203428">
              <w:marLeft w:val="0"/>
              <w:marRight w:val="0"/>
              <w:marTop w:val="0"/>
              <w:marBottom w:val="0"/>
              <w:divBdr>
                <w:top w:val="none" w:sz="0" w:space="0" w:color="auto"/>
                <w:left w:val="none" w:sz="0" w:space="0" w:color="auto"/>
                <w:bottom w:val="none" w:sz="0" w:space="0" w:color="auto"/>
                <w:right w:val="none" w:sz="0" w:space="0" w:color="auto"/>
              </w:divBdr>
            </w:div>
            <w:div w:id="659772493">
              <w:marLeft w:val="0"/>
              <w:marRight w:val="0"/>
              <w:marTop w:val="0"/>
              <w:marBottom w:val="0"/>
              <w:divBdr>
                <w:top w:val="none" w:sz="0" w:space="0" w:color="auto"/>
                <w:left w:val="none" w:sz="0" w:space="0" w:color="auto"/>
                <w:bottom w:val="none" w:sz="0" w:space="0" w:color="auto"/>
                <w:right w:val="none" w:sz="0" w:space="0" w:color="auto"/>
              </w:divBdr>
            </w:div>
            <w:div w:id="983585629">
              <w:marLeft w:val="0"/>
              <w:marRight w:val="0"/>
              <w:marTop w:val="0"/>
              <w:marBottom w:val="0"/>
              <w:divBdr>
                <w:top w:val="none" w:sz="0" w:space="0" w:color="auto"/>
                <w:left w:val="none" w:sz="0" w:space="0" w:color="auto"/>
                <w:bottom w:val="none" w:sz="0" w:space="0" w:color="auto"/>
                <w:right w:val="none" w:sz="0" w:space="0" w:color="auto"/>
              </w:divBdr>
            </w:div>
            <w:div w:id="1183516579">
              <w:marLeft w:val="0"/>
              <w:marRight w:val="0"/>
              <w:marTop w:val="0"/>
              <w:marBottom w:val="0"/>
              <w:divBdr>
                <w:top w:val="none" w:sz="0" w:space="0" w:color="auto"/>
                <w:left w:val="none" w:sz="0" w:space="0" w:color="auto"/>
                <w:bottom w:val="none" w:sz="0" w:space="0" w:color="auto"/>
                <w:right w:val="none" w:sz="0" w:space="0" w:color="auto"/>
              </w:divBdr>
            </w:div>
            <w:div w:id="1967462659">
              <w:marLeft w:val="0"/>
              <w:marRight w:val="0"/>
              <w:marTop w:val="0"/>
              <w:marBottom w:val="0"/>
              <w:divBdr>
                <w:top w:val="none" w:sz="0" w:space="0" w:color="auto"/>
                <w:left w:val="none" w:sz="0" w:space="0" w:color="auto"/>
                <w:bottom w:val="none" w:sz="0" w:space="0" w:color="auto"/>
                <w:right w:val="none" w:sz="0" w:space="0" w:color="auto"/>
              </w:divBdr>
            </w:div>
            <w:div w:id="316692125">
              <w:marLeft w:val="0"/>
              <w:marRight w:val="0"/>
              <w:marTop w:val="0"/>
              <w:marBottom w:val="0"/>
              <w:divBdr>
                <w:top w:val="none" w:sz="0" w:space="0" w:color="auto"/>
                <w:left w:val="none" w:sz="0" w:space="0" w:color="auto"/>
                <w:bottom w:val="none" w:sz="0" w:space="0" w:color="auto"/>
                <w:right w:val="none" w:sz="0" w:space="0" w:color="auto"/>
              </w:divBdr>
            </w:div>
            <w:div w:id="1424912727">
              <w:marLeft w:val="0"/>
              <w:marRight w:val="0"/>
              <w:marTop w:val="0"/>
              <w:marBottom w:val="0"/>
              <w:divBdr>
                <w:top w:val="none" w:sz="0" w:space="0" w:color="auto"/>
                <w:left w:val="none" w:sz="0" w:space="0" w:color="auto"/>
                <w:bottom w:val="none" w:sz="0" w:space="0" w:color="auto"/>
                <w:right w:val="none" w:sz="0" w:space="0" w:color="auto"/>
              </w:divBdr>
            </w:div>
            <w:div w:id="1163549866">
              <w:marLeft w:val="0"/>
              <w:marRight w:val="0"/>
              <w:marTop w:val="0"/>
              <w:marBottom w:val="0"/>
              <w:divBdr>
                <w:top w:val="none" w:sz="0" w:space="0" w:color="auto"/>
                <w:left w:val="none" w:sz="0" w:space="0" w:color="auto"/>
                <w:bottom w:val="none" w:sz="0" w:space="0" w:color="auto"/>
                <w:right w:val="none" w:sz="0" w:space="0" w:color="auto"/>
              </w:divBdr>
            </w:div>
            <w:div w:id="2038040550">
              <w:marLeft w:val="0"/>
              <w:marRight w:val="0"/>
              <w:marTop w:val="0"/>
              <w:marBottom w:val="0"/>
              <w:divBdr>
                <w:top w:val="none" w:sz="0" w:space="0" w:color="auto"/>
                <w:left w:val="none" w:sz="0" w:space="0" w:color="auto"/>
                <w:bottom w:val="none" w:sz="0" w:space="0" w:color="auto"/>
                <w:right w:val="none" w:sz="0" w:space="0" w:color="auto"/>
              </w:divBdr>
            </w:div>
            <w:div w:id="41566168">
              <w:marLeft w:val="0"/>
              <w:marRight w:val="0"/>
              <w:marTop w:val="0"/>
              <w:marBottom w:val="0"/>
              <w:divBdr>
                <w:top w:val="none" w:sz="0" w:space="0" w:color="auto"/>
                <w:left w:val="none" w:sz="0" w:space="0" w:color="auto"/>
                <w:bottom w:val="none" w:sz="0" w:space="0" w:color="auto"/>
                <w:right w:val="none" w:sz="0" w:space="0" w:color="auto"/>
              </w:divBdr>
            </w:div>
            <w:div w:id="1455251221">
              <w:marLeft w:val="0"/>
              <w:marRight w:val="0"/>
              <w:marTop w:val="0"/>
              <w:marBottom w:val="0"/>
              <w:divBdr>
                <w:top w:val="none" w:sz="0" w:space="0" w:color="auto"/>
                <w:left w:val="none" w:sz="0" w:space="0" w:color="auto"/>
                <w:bottom w:val="none" w:sz="0" w:space="0" w:color="auto"/>
                <w:right w:val="none" w:sz="0" w:space="0" w:color="auto"/>
              </w:divBdr>
            </w:div>
            <w:div w:id="1370032206">
              <w:marLeft w:val="0"/>
              <w:marRight w:val="0"/>
              <w:marTop w:val="0"/>
              <w:marBottom w:val="0"/>
              <w:divBdr>
                <w:top w:val="none" w:sz="0" w:space="0" w:color="auto"/>
                <w:left w:val="none" w:sz="0" w:space="0" w:color="auto"/>
                <w:bottom w:val="none" w:sz="0" w:space="0" w:color="auto"/>
                <w:right w:val="none" w:sz="0" w:space="0" w:color="auto"/>
              </w:divBdr>
            </w:div>
            <w:div w:id="625544338">
              <w:marLeft w:val="0"/>
              <w:marRight w:val="0"/>
              <w:marTop w:val="0"/>
              <w:marBottom w:val="0"/>
              <w:divBdr>
                <w:top w:val="none" w:sz="0" w:space="0" w:color="auto"/>
                <w:left w:val="none" w:sz="0" w:space="0" w:color="auto"/>
                <w:bottom w:val="none" w:sz="0" w:space="0" w:color="auto"/>
                <w:right w:val="none" w:sz="0" w:space="0" w:color="auto"/>
              </w:divBdr>
            </w:div>
            <w:div w:id="1388457529">
              <w:marLeft w:val="0"/>
              <w:marRight w:val="0"/>
              <w:marTop w:val="0"/>
              <w:marBottom w:val="0"/>
              <w:divBdr>
                <w:top w:val="none" w:sz="0" w:space="0" w:color="auto"/>
                <w:left w:val="none" w:sz="0" w:space="0" w:color="auto"/>
                <w:bottom w:val="none" w:sz="0" w:space="0" w:color="auto"/>
                <w:right w:val="none" w:sz="0" w:space="0" w:color="auto"/>
              </w:divBdr>
            </w:div>
            <w:div w:id="1546256551">
              <w:marLeft w:val="0"/>
              <w:marRight w:val="0"/>
              <w:marTop w:val="0"/>
              <w:marBottom w:val="0"/>
              <w:divBdr>
                <w:top w:val="none" w:sz="0" w:space="0" w:color="auto"/>
                <w:left w:val="none" w:sz="0" w:space="0" w:color="auto"/>
                <w:bottom w:val="none" w:sz="0" w:space="0" w:color="auto"/>
                <w:right w:val="none" w:sz="0" w:space="0" w:color="auto"/>
              </w:divBdr>
            </w:div>
            <w:div w:id="340012261">
              <w:marLeft w:val="0"/>
              <w:marRight w:val="0"/>
              <w:marTop w:val="0"/>
              <w:marBottom w:val="0"/>
              <w:divBdr>
                <w:top w:val="none" w:sz="0" w:space="0" w:color="auto"/>
                <w:left w:val="none" w:sz="0" w:space="0" w:color="auto"/>
                <w:bottom w:val="none" w:sz="0" w:space="0" w:color="auto"/>
                <w:right w:val="none" w:sz="0" w:space="0" w:color="auto"/>
              </w:divBdr>
            </w:div>
            <w:div w:id="1751849704">
              <w:marLeft w:val="0"/>
              <w:marRight w:val="0"/>
              <w:marTop w:val="0"/>
              <w:marBottom w:val="0"/>
              <w:divBdr>
                <w:top w:val="none" w:sz="0" w:space="0" w:color="auto"/>
                <w:left w:val="none" w:sz="0" w:space="0" w:color="auto"/>
                <w:bottom w:val="none" w:sz="0" w:space="0" w:color="auto"/>
                <w:right w:val="none" w:sz="0" w:space="0" w:color="auto"/>
              </w:divBdr>
            </w:div>
            <w:div w:id="892619317">
              <w:marLeft w:val="0"/>
              <w:marRight w:val="0"/>
              <w:marTop w:val="0"/>
              <w:marBottom w:val="0"/>
              <w:divBdr>
                <w:top w:val="none" w:sz="0" w:space="0" w:color="auto"/>
                <w:left w:val="none" w:sz="0" w:space="0" w:color="auto"/>
                <w:bottom w:val="none" w:sz="0" w:space="0" w:color="auto"/>
                <w:right w:val="none" w:sz="0" w:space="0" w:color="auto"/>
              </w:divBdr>
            </w:div>
            <w:div w:id="1878544836">
              <w:marLeft w:val="0"/>
              <w:marRight w:val="0"/>
              <w:marTop w:val="0"/>
              <w:marBottom w:val="0"/>
              <w:divBdr>
                <w:top w:val="none" w:sz="0" w:space="0" w:color="auto"/>
                <w:left w:val="none" w:sz="0" w:space="0" w:color="auto"/>
                <w:bottom w:val="none" w:sz="0" w:space="0" w:color="auto"/>
                <w:right w:val="none" w:sz="0" w:space="0" w:color="auto"/>
              </w:divBdr>
            </w:div>
            <w:div w:id="2132164385">
              <w:marLeft w:val="0"/>
              <w:marRight w:val="0"/>
              <w:marTop w:val="0"/>
              <w:marBottom w:val="0"/>
              <w:divBdr>
                <w:top w:val="none" w:sz="0" w:space="0" w:color="auto"/>
                <w:left w:val="none" w:sz="0" w:space="0" w:color="auto"/>
                <w:bottom w:val="none" w:sz="0" w:space="0" w:color="auto"/>
                <w:right w:val="none" w:sz="0" w:space="0" w:color="auto"/>
              </w:divBdr>
            </w:div>
            <w:div w:id="7028669">
              <w:marLeft w:val="0"/>
              <w:marRight w:val="0"/>
              <w:marTop w:val="0"/>
              <w:marBottom w:val="0"/>
              <w:divBdr>
                <w:top w:val="none" w:sz="0" w:space="0" w:color="auto"/>
                <w:left w:val="none" w:sz="0" w:space="0" w:color="auto"/>
                <w:bottom w:val="none" w:sz="0" w:space="0" w:color="auto"/>
                <w:right w:val="none" w:sz="0" w:space="0" w:color="auto"/>
              </w:divBdr>
            </w:div>
            <w:div w:id="1523319917">
              <w:marLeft w:val="0"/>
              <w:marRight w:val="0"/>
              <w:marTop w:val="0"/>
              <w:marBottom w:val="0"/>
              <w:divBdr>
                <w:top w:val="none" w:sz="0" w:space="0" w:color="auto"/>
                <w:left w:val="none" w:sz="0" w:space="0" w:color="auto"/>
                <w:bottom w:val="none" w:sz="0" w:space="0" w:color="auto"/>
                <w:right w:val="none" w:sz="0" w:space="0" w:color="auto"/>
              </w:divBdr>
            </w:div>
            <w:div w:id="1180896809">
              <w:marLeft w:val="0"/>
              <w:marRight w:val="0"/>
              <w:marTop w:val="0"/>
              <w:marBottom w:val="0"/>
              <w:divBdr>
                <w:top w:val="none" w:sz="0" w:space="0" w:color="auto"/>
                <w:left w:val="none" w:sz="0" w:space="0" w:color="auto"/>
                <w:bottom w:val="none" w:sz="0" w:space="0" w:color="auto"/>
                <w:right w:val="none" w:sz="0" w:space="0" w:color="auto"/>
              </w:divBdr>
            </w:div>
            <w:div w:id="1218279210">
              <w:marLeft w:val="0"/>
              <w:marRight w:val="0"/>
              <w:marTop w:val="0"/>
              <w:marBottom w:val="0"/>
              <w:divBdr>
                <w:top w:val="none" w:sz="0" w:space="0" w:color="auto"/>
                <w:left w:val="none" w:sz="0" w:space="0" w:color="auto"/>
                <w:bottom w:val="none" w:sz="0" w:space="0" w:color="auto"/>
                <w:right w:val="none" w:sz="0" w:space="0" w:color="auto"/>
              </w:divBdr>
            </w:div>
            <w:div w:id="579288179">
              <w:marLeft w:val="0"/>
              <w:marRight w:val="0"/>
              <w:marTop w:val="0"/>
              <w:marBottom w:val="0"/>
              <w:divBdr>
                <w:top w:val="none" w:sz="0" w:space="0" w:color="auto"/>
                <w:left w:val="none" w:sz="0" w:space="0" w:color="auto"/>
                <w:bottom w:val="none" w:sz="0" w:space="0" w:color="auto"/>
                <w:right w:val="none" w:sz="0" w:space="0" w:color="auto"/>
              </w:divBdr>
            </w:div>
            <w:div w:id="533736732">
              <w:marLeft w:val="0"/>
              <w:marRight w:val="0"/>
              <w:marTop w:val="0"/>
              <w:marBottom w:val="0"/>
              <w:divBdr>
                <w:top w:val="none" w:sz="0" w:space="0" w:color="auto"/>
                <w:left w:val="none" w:sz="0" w:space="0" w:color="auto"/>
                <w:bottom w:val="none" w:sz="0" w:space="0" w:color="auto"/>
                <w:right w:val="none" w:sz="0" w:space="0" w:color="auto"/>
              </w:divBdr>
            </w:div>
            <w:div w:id="38980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14082">
      <w:bodyDiv w:val="1"/>
      <w:marLeft w:val="0"/>
      <w:marRight w:val="0"/>
      <w:marTop w:val="0"/>
      <w:marBottom w:val="0"/>
      <w:divBdr>
        <w:top w:val="none" w:sz="0" w:space="0" w:color="auto"/>
        <w:left w:val="none" w:sz="0" w:space="0" w:color="auto"/>
        <w:bottom w:val="none" w:sz="0" w:space="0" w:color="auto"/>
        <w:right w:val="none" w:sz="0" w:space="0" w:color="auto"/>
      </w:divBdr>
    </w:div>
    <w:div w:id="1971352938">
      <w:bodyDiv w:val="1"/>
      <w:marLeft w:val="0"/>
      <w:marRight w:val="0"/>
      <w:marTop w:val="0"/>
      <w:marBottom w:val="0"/>
      <w:divBdr>
        <w:top w:val="none" w:sz="0" w:space="0" w:color="auto"/>
        <w:left w:val="none" w:sz="0" w:space="0" w:color="auto"/>
        <w:bottom w:val="none" w:sz="0" w:space="0" w:color="auto"/>
        <w:right w:val="none" w:sz="0" w:space="0" w:color="auto"/>
      </w:divBdr>
    </w:div>
    <w:div w:id="1987931726">
      <w:bodyDiv w:val="1"/>
      <w:marLeft w:val="0"/>
      <w:marRight w:val="0"/>
      <w:marTop w:val="0"/>
      <w:marBottom w:val="0"/>
      <w:divBdr>
        <w:top w:val="none" w:sz="0" w:space="0" w:color="auto"/>
        <w:left w:val="none" w:sz="0" w:space="0" w:color="auto"/>
        <w:bottom w:val="none" w:sz="0" w:space="0" w:color="auto"/>
        <w:right w:val="none" w:sz="0" w:space="0" w:color="auto"/>
      </w:divBdr>
      <w:divsChild>
        <w:div w:id="1925340633">
          <w:marLeft w:val="0"/>
          <w:marRight w:val="0"/>
          <w:marTop w:val="0"/>
          <w:marBottom w:val="0"/>
          <w:divBdr>
            <w:top w:val="none" w:sz="0" w:space="0" w:color="auto"/>
            <w:left w:val="none" w:sz="0" w:space="0" w:color="auto"/>
            <w:bottom w:val="none" w:sz="0" w:space="0" w:color="auto"/>
            <w:right w:val="none" w:sz="0" w:space="0" w:color="auto"/>
          </w:divBdr>
          <w:divsChild>
            <w:div w:id="16029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1360">
      <w:bodyDiv w:val="1"/>
      <w:marLeft w:val="0"/>
      <w:marRight w:val="0"/>
      <w:marTop w:val="0"/>
      <w:marBottom w:val="0"/>
      <w:divBdr>
        <w:top w:val="none" w:sz="0" w:space="0" w:color="auto"/>
        <w:left w:val="none" w:sz="0" w:space="0" w:color="auto"/>
        <w:bottom w:val="none" w:sz="0" w:space="0" w:color="auto"/>
        <w:right w:val="none" w:sz="0" w:space="0" w:color="auto"/>
      </w:divBdr>
    </w:div>
    <w:div w:id="2017922934">
      <w:bodyDiv w:val="1"/>
      <w:marLeft w:val="0"/>
      <w:marRight w:val="0"/>
      <w:marTop w:val="0"/>
      <w:marBottom w:val="0"/>
      <w:divBdr>
        <w:top w:val="none" w:sz="0" w:space="0" w:color="auto"/>
        <w:left w:val="none" w:sz="0" w:space="0" w:color="auto"/>
        <w:bottom w:val="none" w:sz="0" w:space="0" w:color="auto"/>
        <w:right w:val="none" w:sz="0" w:space="0" w:color="auto"/>
      </w:divBdr>
    </w:div>
    <w:div w:id="2022509379">
      <w:bodyDiv w:val="1"/>
      <w:marLeft w:val="0"/>
      <w:marRight w:val="0"/>
      <w:marTop w:val="0"/>
      <w:marBottom w:val="0"/>
      <w:divBdr>
        <w:top w:val="none" w:sz="0" w:space="0" w:color="auto"/>
        <w:left w:val="none" w:sz="0" w:space="0" w:color="auto"/>
        <w:bottom w:val="none" w:sz="0" w:space="0" w:color="auto"/>
        <w:right w:val="none" w:sz="0" w:space="0" w:color="auto"/>
      </w:divBdr>
      <w:divsChild>
        <w:div w:id="1022584562">
          <w:marLeft w:val="0"/>
          <w:marRight w:val="0"/>
          <w:marTop w:val="0"/>
          <w:marBottom w:val="0"/>
          <w:divBdr>
            <w:top w:val="none" w:sz="0" w:space="0" w:color="auto"/>
            <w:left w:val="none" w:sz="0" w:space="0" w:color="auto"/>
            <w:bottom w:val="none" w:sz="0" w:space="0" w:color="auto"/>
            <w:right w:val="none" w:sz="0" w:space="0" w:color="auto"/>
          </w:divBdr>
          <w:divsChild>
            <w:div w:id="327825889">
              <w:marLeft w:val="0"/>
              <w:marRight w:val="0"/>
              <w:marTop w:val="0"/>
              <w:marBottom w:val="0"/>
              <w:divBdr>
                <w:top w:val="none" w:sz="0" w:space="0" w:color="auto"/>
                <w:left w:val="none" w:sz="0" w:space="0" w:color="auto"/>
                <w:bottom w:val="none" w:sz="0" w:space="0" w:color="auto"/>
                <w:right w:val="none" w:sz="0" w:space="0" w:color="auto"/>
              </w:divBdr>
            </w:div>
            <w:div w:id="1968664176">
              <w:marLeft w:val="0"/>
              <w:marRight w:val="0"/>
              <w:marTop w:val="0"/>
              <w:marBottom w:val="0"/>
              <w:divBdr>
                <w:top w:val="none" w:sz="0" w:space="0" w:color="auto"/>
                <w:left w:val="none" w:sz="0" w:space="0" w:color="auto"/>
                <w:bottom w:val="none" w:sz="0" w:space="0" w:color="auto"/>
                <w:right w:val="none" w:sz="0" w:space="0" w:color="auto"/>
              </w:divBdr>
            </w:div>
            <w:div w:id="1965117850">
              <w:marLeft w:val="0"/>
              <w:marRight w:val="0"/>
              <w:marTop w:val="0"/>
              <w:marBottom w:val="0"/>
              <w:divBdr>
                <w:top w:val="none" w:sz="0" w:space="0" w:color="auto"/>
                <w:left w:val="none" w:sz="0" w:space="0" w:color="auto"/>
                <w:bottom w:val="none" w:sz="0" w:space="0" w:color="auto"/>
                <w:right w:val="none" w:sz="0" w:space="0" w:color="auto"/>
              </w:divBdr>
            </w:div>
            <w:div w:id="401679882">
              <w:marLeft w:val="0"/>
              <w:marRight w:val="0"/>
              <w:marTop w:val="0"/>
              <w:marBottom w:val="0"/>
              <w:divBdr>
                <w:top w:val="none" w:sz="0" w:space="0" w:color="auto"/>
                <w:left w:val="none" w:sz="0" w:space="0" w:color="auto"/>
                <w:bottom w:val="none" w:sz="0" w:space="0" w:color="auto"/>
                <w:right w:val="none" w:sz="0" w:space="0" w:color="auto"/>
              </w:divBdr>
            </w:div>
            <w:div w:id="13486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5050">
      <w:bodyDiv w:val="1"/>
      <w:marLeft w:val="0"/>
      <w:marRight w:val="0"/>
      <w:marTop w:val="0"/>
      <w:marBottom w:val="0"/>
      <w:divBdr>
        <w:top w:val="none" w:sz="0" w:space="0" w:color="auto"/>
        <w:left w:val="none" w:sz="0" w:space="0" w:color="auto"/>
        <w:bottom w:val="none" w:sz="0" w:space="0" w:color="auto"/>
        <w:right w:val="none" w:sz="0" w:space="0" w:color="auto"/>
      </w:divBdr>
    </w:div>
    <w:div w:id="2037193317">
      <w:bodyDiv w:val="1"/>
      <w:marLeft w:val="0"/>
      <w:marRight w:val="0"/>
      <w:marTop w:val="0"/>
      <w:marBottom w:val="0"/>
      <w:divBdr>
        <w:top w:val="none" w:sz="0" w:space="0" w:color="auto"/>
        <w:left w:val="none" w:sz="0" w:space="0" w:color="auto"/>
        <w:bottom w:val="none" w:sz="0" w:space="0" w:color="auto"/>
        <w:right w:val="none" w:sz="0" w:space="0" w:color="auto"/>
      </w:divBdr>
      <w:divsChild>
        <w:div w:id="1540782278">
          <w:marLeft w:val="0"/>
          <w:marRight w:val="0"/>
          <w:marTop w:val="0"/>
          <w:marBottom w:val="0"/>
          <w:divBdr>
            <w:top w:val="none" w:sz="0" w:space="0" w:color="auto"/>
            <w:left w:val="none" w:sz="0" w:space="0" w:color="auto"/>
            <w:bottom w:val="none" w:sz="0" w:space="0" w:color="auto"/>
            <w:right w:val="none" w:sz="0" w:space="0" w:color="auto"/>
          </w:divBdr>
          <w:divsChild>
            <w:div w:id="1436747325">
              <w:marLeft w:val="0"/>
              <w:marRight w:val="0"/>
              <w:marTop w:val="0"/>
              <w:marBottom w:val="0"/>
              <w:divBdr>
                <w:top w:val="none" w:sz="0" w:space="0" w:color="auto"/>
                <w:left w:val="none" w:sz="0" w:space="0" w:color="auto"/>
                <w:bottom w:val="none" w:sz="0" w:space="0" w:color="auto"/>
                <w:right w:val="none" w:sz="0" w:space="0" w:color="auto"/>
              </w:divBdr>
            </w:div>
            <w:div w:id="13512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512">
      <w:bodyDiv w:val="1"/>
      <w:marLeft w:val="0"/>
      <w:marRight w:val="0"/>
      <w:marTop w:val="0"/>
      <w:marBottom w:val="0"/>
      <w:divBdr>
        <w:top w:val="none" w:sz="0" w:space="0" w:color="auto"/>
        <w:left w:val="none" w:sz="0" w:space="0" w:color="auto"/>
        <w:bottom w:val="none" w:sz="0" w:space="0" w:color="auto"/>
        <w:right w:val="none" w:sz="0" w:space="0" w:color="auto"/>
      </w:divBdr>
      <w:divsChild>
        <w:div w:id="45760876">
          <w:marLeft w:val="0"/>
          <w:marRight w:val="0"/>
          <w:marTop w:val="0"/>
          <w:marBottom w:val="0"/>
          <w:divBdr>
            <w:top w:val="none" w:sz="0" w:space="0" w:color="auto"/>
            <w:left w:val="none" w:sz="0" w:space="0" w:color="auto"/>
            <w:bottom w:val="none" w:sz="0" w:space="0" w:color="auto"/>
            <w:right w:val="none" w:sz="0" w:space="0" w:color="auto"/>
          </w:divBdr>
          <w:divsChild>
            <w:div w:id="109253361">
              <w:marLeft w:val="0"/>
              <w:marRight w:val="0"/>
              <w:marTop w:val="0"/>
              <w:marBottom w:val="0"/>
              <w:divBdr>
                <w:top w:val="none" w:sz="0" w:space="0" w:color="auto"/>
                <w:left w:val="none" w:sz="0" w:space="0" w:color="auto"/>
                <w:bottom w:val="none" w:sz="0" w:space="0" w:color="auto"/>
                <w:right w:val="none" w:sz="0" w:space="0" w:color="auto"/>
              </w:divBdr>
            </w:div>
            <w:div w:id="11419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1250">
      <w:bodyDiv w:val="1"/>
      <w:marLeft w:val="0"/>
      <w:marRight w:val="0"/>
      <w:marTop w:val="0"/>
      <w:marBottom w:val="0"/>
      <w:divBdr>
        <w:top w:val="none" w:sz="0" w:space="0" w:color="auto"/>
        <w:left w:val="none" w:sz="0" w:space="0" w:color="auto"/>
        <w:bottom w:val="none" w:sz="0" w:space="0" w:color="auto"/>
        <w:right w:val="none" w:sz="0" w:space="0" w:color="auto"/>
      </w:divBdr>
    </w:div>
    <w:div w:id="2063752046">
      <w:bodyDiv w:val="1"/>
      <w:marLeft w:val="0"/>
      <w:marRight w:val="0"/>
      <w:marTop w:val="0"/>
      <w:marBottom w:val="0"/>
      <w:divBdr>
        <w:top w:val="none" w:sz="0" w:space="0" w:color="auto"/>
        <w:left w:val="none" w:sz="0" w:space="0" w:color="auto"/>
        <w:bottom w:val="none" w:sz="0" w:space="0" w:color="auto"/>
        <w:right w:val="none" w:sz="0" w:space="0" w:color="auto"/>
      </w:divBdr>
      <w:divsChild>
        <w:div w:id="1480003423">
          <w:marLeft w:val="0"/>
          <w:marRight w:val="0"/>
          <w:marTop w:val="0"/>
          <w:marBottom w:val="0"/>
          <w:divBdr>
            <w:top w:val="none" w:sz="0" w:space="0" w:color="auto"/>
            <w:left w:val="none" w:sz="0" w:space="0" w:color="auto"/>
            <w:bottom w:val="none" w:sz="0" w:space="0" w:color="auto"/>
            <w:right w:val="none" w:sz="0" w:space="0" w:color="auto"/>
          </w:divBdr>
          <w:divsChild>
            <w:div w:id="19741205">
              <w:marLeft w:val="0"/>
              <w:marRight w:val="120"/>
              <w:marTop w:val="150"/>
              <w:marBottom w:val="0"/>
              <w:divBdr>
                <w:top w:val="none" w:sz="0" w:space="0" w:color="auto"/>
                <w:left w:val="none" w:sz="0" w:space="0" w:color="auto"/>
                <w:bottom w:val="none" w:sz="0" w:space="0" w:color="auto"/>
                <w:right w:val="none" w:sz="0" w:space="0" w:color="auto"/>
              </w:divBdr>
              <w:divsChild>
                <w:div w:id="1683509160">
                  <w:marLeft w:val="0"/>
                  <w:marRight w:val="0"/>
                  <w:marTop w:val="0"/>
                  <w:marBottom w:val="0"/>
                  <w:divBdr>
                    <w:top w:val="none" w:sz="0" w:space="0" w:color="auto"/>
                    <w:left w:val="none" w:sz="0" w:space="0" w:color="auto"/>
                    <w:bottom w:val="none" w:sz="0" w:space="0" w:color="auto"/>
                    <w:right w:val="none" w:sz="0" w:space="0" w:color="auto"/>
                  </w:divBdr>
                  <w:divsChild>
                    <w:div w:id="1974948345">
                      <w:marLeft w:val="0"/>
                      <w:marRight w:val="0"/>
                      <w:marTop w:val="0"/>
                      <w:marBottom w:val="0"/>
                      <w:divBdr>
                        <w:top w:val="none" w:sz="0" w:space="0" w:color="auto"/>
                        <w:left w:val="none" w:sz="0" w:space="0" w:color="auto"/>
                        <w:bottom w:val="none" w:sz="0" w:space="0" w:color="auto"/>
                        <w:right w:val="none" w:sz="0" w:space="0" w:color="auto"/>
                      </w:divBdr>
                      <w:divsChild>
                        <w:div w:id="2128041116">
                          <w:marLeft w:val="0"/>
                          <w:marRight w:val="0"/>
                          <w:marTop w:val="0"/>
                          <w:marBottom w:val="0"/>
                          <w:divBdr>
                            <w:top w:val="none" w:sz="0" w:space="0" w:color="auto"/>
                            <w:left w:val="none" w:sz="0" w:space="0" w:color="auto"/>
                            <w:bottom w:val="none" w:sz="0" w:space="0" w:color="auto"/>
                            <w:right w:val="none" w:sz="0" w:space="0" w:color="auto"/>
                          </w:divBdr>
                          <w:divsChild>
                            <w:div w:id="623579908">
                              <w:marLeft w:val="0"/>
                              <w:marRight w:val="0"/>
                              <w:marTop w:val="0"/>
                              <w:marBottom w:val="0"/>
                              <w:divBdr>
                                <w:top w:val="none" w:sz="0" w:space="0" w:color="auto"/>
                                <w:left w:val="none" w:sz="0" w:space="0" w:color="auto"/>
                                <w:bottom w:val="none" w:sz="0" w:space="0" w:color="auto"/>
                                <w:right w:val="none" w:sz="0" w:space="0" w:color="auto"/>
                              </w:divBdr>
                            </w:div>
                            <w:div w:id="1195733907">
                              <w:marLeft w:val="0"/>
                              <w:marRight w:val="0"/>
                              <w:marTop w:val="0"/>
                              <w:marBottom w:val="0"/>
                              <w:divBdr>
                                <w:top w:val="none" w:sz="0" w:space="0" w:color="auto"/>
                                <w:left w:val="none" w:sz="0" w:space="0" w:color="auto"/>
                                <w:bottom w:val="none" w:sz="0" w:space="0" w:color="auto"/>
                                <w:right w:val="none" w:sz="0" w:space="0" w:color="auto"/>
                              </w:divBdr>
                              <w:divsChild>
                                <w:div w:id="988677709">
                                  <w:marLeft w:val="0"/>
                                  <w:marRight w:val="0"/>
                                  <w:marTop w:val="0"/>
                                  <w:marBottom w:val="0"/>
                                  <w:divBdr>
                                    <w:top w:val="none" w:sz="0" w:space="0" w:color="auto"/>
                                    <w:left w:val="none" w:sz="0" w:space="0" w:color="auto"/>
                                    <w:bottom w:val="none" w:sz="0" w:space="0" w:color="auto"/>
                                    <w:right w:val="none" w:sz="0" w:space="0" w:color="auto"/>
                                  </w:divBdr>
                                  <w:divsChild>
                                    <w:div w:id="1360663601">
                                      <w:marLeft w:val="0"/>
                                      <w:marRight w:val="0"/>
                                      <w:marTop w:val="0"/>
                                      <w:marBottom w:val="0"/>
                                      <w:divBdr>
                                        <w:top w:val="none" w:sz="0" w:space="0" w:color="auto"/>
                                        <w:left w:val="none" w:sz="0" w:space="0" w:color="auto"/>
                                        <w:bottom w:val="none" w:sz="0" w:space="0" w:color="auto"/>
                                        <w:right w:val="none" w:sz="0" w:space="0" w:color="auto"/>
                                      </w:divBdr>
                                      <w:divsChild>
                                        <w:div w:id="405693643">
                                          <w:marLeft w:val="0"/>
                                          <w:marRight w:val="0"/>
                                          <w:marTop w:val="0"/>
                                          <w:marBottom w:val="0"/>
                                          <w:divBdr>
                                            <w:top w:val="none" w:sz="0" w:space="0" w:color="auto"/>
                                            <w:left w:val="none" w:sz="0" w:space="0" w:color="auto"/>
                                            <w:bottom w:val="none" w:sz="0" w:space="0" w:color="auto"/>
                                            <w:right w:val="none" w:sz="0" w:space="0" w:color="auto"/>
                                          </w:divBdr>
                                        </w:div>
                                        <w:div w:id="17059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644943">
          <w:marLeft w:val="0"/>
          <w:marRight w:val="0"/>
          <w:marTop w:val="0"/>
          <w:marBottom w:val="0"/>
          <w:divBdr>
            <w:top w:val="none" w:sz="0" w:space="0" w:color="auto"/>
            <w:left w:val="none" w:sz="0" w:space="0" w:color="auto"/>
            <w:bottom w:val="none" w:sz="0" w:space="0" w:color="auto"/>
            <w:right w:val="none" w:sz="0" w:space="0" w:color="auto"/>
          </w:divBdr>
          <w:divsChild>
            <w:div w:id="382288471">
              <w:marLeft w:val="0"/>
              <w:marRight w:val="0"/>
              <w:marTop w:val="15"/>
              <w:marBottom w:val="0"/>
              <w:divBdr>
                <w:top w:val="none" w:sz="0" w:space="0" w:color="auto"/>
                <w:left w:val="none" w:sz="0" w:space="0" w:color="auto"/>
                <w:bottom w:val="none" w:sz="0" w:space="0" w:color="auto"/>
                <w:right w:val="none" w:sz="0" w:space="0" w:color="auto"/>
              </w:divBdr>
              <w:divsChild>
                <w:div w:id="1233543829">
                  <w:marLeft w:val="0"/>
                  <w:marRight w:val="15"/>
                  <w:marTop w:val="0"/>
                  <w:marBottom w:val="0"/>
                  <w:divBdr>
                    <w:top w:val="none" w:sz="0" w:space="0" w:color="auto"/>
                    <w:left w:val="none" w:sz="0" w:space="0" w:color="auto"/>
                    <w:bottom w:val="none" w:sz="0" w:space="0" w:color="auto"/>
                    <w:right w:val="none" w:sz="0" w:space="0" w:color="auto"/>
                  </w:divBdr>
                  <w:divsChild>
                    <w:div w:id="1541437307">
                      <w:marLeft w:val="0"/>
                      <w:marRight w:val="0"/>
                      <w:marTop w:val="0"/>
                      <w:marBottom w:val="0"/>
                      <w:divBdr>
                        <w:top w:val="none" w:sz="0" w:space="0" w:color="auto"/>
                        <w:left w:val="none" w:sz="0" w:space="0" w:color="auto"/>
                        <w:bottom w:val="none" w:sz="0" w:space="0" w:color="auto"/>
                        <w:right w:val="none" w:sz="0" w:space="0" w:color="auto"/>
                      </w:divBdr>
                      <w:divsChild>
                        <w:div w:id="804663285">
                          <w:marLeft w:val="0"/>
                          <w:marRight w:val="0"/>
                          <w:marTop w:val="0"/>
                          <w:marBottom w:val="0"/>
                          <w:divBdr>
                            <w:top w:val="none" w:sz="0" w:space="0" w:color="auto"/>
                            <w:left w:val="none" w:sz="0" w:space="0" w:color="auto"/>
                            <w:bottom w:val="none" w:sz="0" w:space="0" w:color="auto"/>
                            <w:right w:val="none" w:sz="0" w:space="0" w:color="auto"/>
                          </w:divBdr>
                          <w:divsChild>
                            <w:div w:id="540748551">
                              <w:marLeft w:val="0"/>
                              <w:marRight w:val="0"/>
                              <w:marTop w:val="0"/>
                              <w:marBottom w:val="0"/>
                              <w:divBdr>
                                <w:top w:val="none" w:sz="0" w:space="0" w:color="auto"/>
                                <w:left w:val="none" w:sz="0" w:space="0" w:color="auto"/>
                                <w:bottom w:val="none" w:sz="0" w:space="0" w:color="auto"/>
                                <w:right w:val="none" w:sz="0" w:space="0" w:color="auto"/>
                              </w:divBdr>
                              <w:divsChild>
                                <w:div w:id="313801179">
                                  <w:marLeft w:val="0"/>
                                  <w:marRight w:val="0"/>
                                  <w:marTop w:val="0"/>
                                  <w:marBottom w:val="0"/>
                                  <w:divBdr>
                                    <w:top w:val="none" w:sz="0" w:space="0" w:color="auto"/>
                                    <w:left w:val="none" w:sz="0" w:space="0" w:color="auto"/>
                                    <w:bottom w:val="none" w:sz="0" w:space="0" w:color="auto"/>
                                    <w:right w:val="none" w:sz="0" w:space="0" w:color="auto"/>
                                  </w:divBdr>
                                  <w:divsChild>
                                    <w:div w:id="132658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430444">
      <w:bodyDiv w:val="1"/>
      <w:marLeft w:val="0"/>
      <w:marRight w:val="0"/>
      <w:marTop w:val="0"/>
      <w:marBottom w:val="0"/>
      <w:divBdr>
        <w:top w:val="none" w:sz="0" w:space="0" w:color="auto"/>
        <w:left w:val="none" w:sz="0" w:space="0" w:color="auto"/>
        <w:bottom w:val="none" w:sz="0" w:space="0" w:color="auto"/>
        <w:right w:val="none" w:sz="0" w:space="0" w:color="auto"/>
      </w:divBdr>
    </w:div>
    <w:div w:id="2095857633">
      <w:bodyDiv w:val="1"/>
      <w:marLeft w:val="0"/>
      <w:marRight w:val="0"/>
      <w:marTop w:val="0"/>
      <w:marBottom w:val="0"/>
      <w:divBdr>
        <w:top w:val="none" w:sz="0" w:space="0" w:color="auto"/>
        <w:left w:val="none" w:sz="0" w:space="0" w:color="auto"/>
        <w:bottom w:val="none" w:sz="0" w:space="0" w:color="auto"/>
        <w:right w:val="none" w:sz="0" w:space="0" w:color="auto"/>
      </w:divBdr>
    </w:div>
    <w:div w:id="2098017734">
      <w:bodyDiv w:val="1"/>
      <w:marLeft w:val="0"/>
      <w:marRight w:val="0"/>
      <w:marTop w:val="0"/>
      <w:marBottom w:val="0"/>
      <w:divBdr>
        <w:top w:val="none" w:sz="0" w:space="0" w:color="auto"/>
        <w:left w:val="none" w:sz="0" w:space="0" w:color="auto"/>
        <w:bottom w:val="none" w:sz="0" w:space="0" w:color="auto"/>
        <w:right w:val="none" w:sz="0" w:space="0" w:color="auto"/>
      </w:divBdr>
      <w:divsChild>
        <w:div w:id="745684516">
          <w:marLeft w:val="0"/>
          <w:marRight w:val="0"/>
          <w:marTop w:val="0"/>
          <w:marBottom w:val="0"/>
          <w:divBdr>
            <w:top w:val="none" w:sz="0" w:space="0" w:color="auto"/>
            <w:left w:val="none" w:sz="0" w:space="0" w:color="auto"/>
            <w:bottom w:val="none" w:sz="0" w:space="0" w:color="auto"/>
            <w:right w:val="none" w:sz="0" w:space="0" w:color="auto"/>
          </w:divBdr>
          <w:divsChild>
            <w:div w:id="667093791">
              <w:marLeft w:val="0"/>
              <w:marRight w:val="0"/>
              <w:marTop w:val="0"/>
              <w:marBottom w:val="0"/>
              <w:divBdr>
                <w:top w:val="none" w:sz="0" w:space="0" w:color="auto"/>
                <w:left w:val="none" w:sz="0" w:space="0" w:color="auto"/>
                <w:bottom w:val="none" w:sz="0" w:space="0" w:color="auto"/>
                <w:right w:val="none" w:sz="0" w:space="0" w:color="auto"/>
              </w:divBdr>
            </w:div>
            <w:div w:id="5393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4330">
      <w:bodyDiv w:val="1"/>
      <w:marLeft w:val="0"/>
      <w:marRight w:val="0"/>
      <w:marTop w:val="0"/>
      <w:marBottom w:val="0"/>
      <w:divBdr>
        <w:top w:val="none" w:sz="0" w:space="0" w:color="auto"/>
        <w:left w:val="none" w:sz="0" w:space="0" w:color="auto"/>
        <w:bottom w:val="none" w:sz="0" w:space="0" w:color="auto"/>
        <w:right w:val="none" w:sz="0" w:space="0" w:color="auto"/>
      </w:divBdr>
    </w:div>
    <w:div w:id="2118792392">
      <w:bodyDiv w:val="1"/>
      <w:marLeft w:val="0"/>
      <w:marRight w:val="0"/>
      <w:marTop w:val="0"/>
      <w:marBottom w:val="0"/>
      <w:divBdr>
        <w:top w:val="none" w:sz="0" w:space="0" w:color="auto"/>
        <w:left w:val="none" w:sz="0" w:space="0" w:color="auto"/>
        <w:bottom w:val="none" w:sz="0" w:space="0" w:color="auto"/>
        <w:right w:val="none" w:sz="0" w:space="0" w:color="auto"/>
      </w:divBdr>
    </w:div>
    <w:div w:id="2140298238">
      <w:bodyDiv w:val="1"/>
      <w:marLeft w:val="0"/>
      <w:marRight w:val="0"/>
      <w:marTop w:val="0"/>
      <w:marBottom w:val="0"/>
      <w:divBdr>
        <w:top w:val="none" w:sz="0" w:space="0" w:color="auto"/>
        <w:left w:val="none" w:sz="0" w:space="0" w:color="auto"/>
        <w:bottom w:val="none" w:sz="0" w:space="0" w:color="auto"/>
        <w:right w:val="none" w:sz="0" w:space="0" w:color="auto"/>
      </w:divBdr>
    </w:div>
    <w:div w:id="2143576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DCCA3-1565-4849-816A-0F0B671F7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6323</Words>
  <Characters>36046</Characters>
  <Application>Microsoft Office Word</Application>
  <DocSecurity>0</DocSecurity>
  <Lines>300</Lines>
  <Paragraphs>84</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CHAPTER 1</vt:lpstr>
      <vt:lpstr>INTRODUCTION</vt:lpstr>
      <vt:lpstr>    1.1	Problem Statement</vt:lpstr>
      <vt:lpstr>    1.2	Existing System</vt:lpstr>
      <vt:lpstr>    1.3	Proposed System</vt:lpstr>
      <vt:lpstr>    1.4	Objectives</vt:lpstr>
      <vt:lpstr>    /1.5	Architecture</vt:lpstr>
      <vt:lpstr>    CHAPTER 2</vt:lpstr>
      <vt:lpstr>    LITERATURE SURVEY</vt:lpstr>
      <vt:lpstr>    CHAPTER 3</vt:lpstr>
      <vt:lpstr>    DATA PRE-PROCESSING</vt:lpstr>
      <vt:lpstr>        3.1	Dataset Description</vt:lpstr>
      <vt:lpstr>CHAPTER 4</vt:lpstr>
      <vt:lpstr>METHODOLOGY</vt:lpstr>
      <vt:lpstr>    4.1.4	. Using Random Forest</vt:lpstr>
      <vt:lpstr>    4.1.5	. Using SVM</vt:lpstr>
      <vt:lpstr>    4.1.6	. Using Naive Bayes</vt:lpstr>
      <vt:lpstr>    4.2	SOFTWARE DESCRIPTION</vt:lpstr>
      <vt:lpstr>    Loading and Preprocessing the data</vt:lpstr>
      <vt:lpstr>    Naive Bayes</vt:lpstr>
      <vt:lpstr>    [0 1]]</vt:lpstr>
      <vt:lpstr>    [116 162]]</vt:lpstr>
      <vt:lpstr>    /</vt:lpstr>
      <vt:lpstr>        CHAPTER 5</vt:lpstr>
      <vt:lpstr>        RESULTS</vt:lpstr>
      <vt:lpstr>        CHAPTER 6</vt:lpstr>
      <vt:lpstr>        CONCLUSION AND FUTURE SCOPE</vt:lpstr>
      <vt:lpstr>        6.1	CONCLUSION</vt:lpstr>
      <vt:lpstr>    6.2	FUTURE SCOPE</vt:lpstr>
      <vt:lpstr>    </vt:lpstr>
      <vt:lpstr>        REFERENCES</vt:lpstr>
      <vt:lpstr>        </vt:lpstr>
    </vt:vector>
  </TitlesOfParts>
  <Company/>
  <LinksUpToDate>false</LinksUpToDate>
  <CharactersWithSpaces>42285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Naveed Sharief</dc:creator>
  <cp:lastModifiedBy>Kokkirala AjayRao</cp:lastModifiedBy>
  <cp:revision>2</cp:revision>
  <cp:lastPrinted>2023-04-24T21:43:00Z</cp:lastPrinted>
  <dcterms:created xsi:type="dcterms:W3CDTF">2023-04-25T00:20:00Z</dcterms:created>
  <dcterms:modified xsi:type="dcterms:W3CDTF">2023-04-25T00:20:00Z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2022-12-03T00:00:00Z</vt:filetime>
  </property>
  <property fmtid="{D5CDD505-2E9C-101B-9397-08002B2CF9AE}" pid="3" name="Creator">
    <vt:lpwstr>Microsoft® Word 2016</vt:lpwstr>
  </property>
  <property fmtid="{D5CDD505-2E9C-101B-9397-08002B2CF9AE}" pid="4" name="LastSaved">
    <vt:filetime>2022-12-04T00:00:00Z</vt:filetime>
  </property>
</Properties>
</file>